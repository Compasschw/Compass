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b w:val="1"/>
          <w:bCs w:val="1"/>
          <w:color w:val="0d2137"/>
          <w:sz w:val="84"/>
          <w:szCs w:val="84"/>
          <w:rtl w:val="0"/>
        </w:rPr>
        <w:t xml:space="preserve">Compass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color w:val="2563eb"/>
          <w:sz w:val="32"/>
          <w:szCs w:val="32"/>
          <w:rtl w:val="0"/>
        </w:rPr>
        <w:t xml:space="preserve">The first gig-economy marketplace for</w:t>
        <w:br w:type="textWrapping"/>
        <w:t xml:space="preserve">Community Health Workers.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/>
      </w:pPr>
      <w:r w:rsidDel="00000000" w:rsidR="00000000" w:rsidRPr="00000000">
        <w:rPr>
          <w:color w:val="374151"/>
          <w:sz w:val="24"/>
          <w:szCs w:val="24"/>
          <w:rtl w:val="0"/>
        </w:rPr>
        <w:t xml:space="preserve">Founded by Akram Mahmoud, Jemal Hussein, and John Thomas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/>
      </w:pPr>
      <w:r w:rsidDel="00000000" w:rsidR="00000000" w:rsidRPr="00000000">
        <w:rPr>
          <w:color w:val="374151"/>
          <w:sz w:val="22"/>
          <w:szCs w:val="22"/>
          <w:rtl w:val="0"/>
        </w:rPr>
        <w:t xml:space="preserve">Last updated: March 31,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rPr/>
      </w:pPr>
      <w:r w:rsidDel="00000000" w:rsidR="00000000" w:rsidRPr="00000000">
        <w:rPr>
          <w:color w:val="0d2137"/>
          <w:sz w:val="40"/>
          <w:szCs w:val="40"/>
          <w:rtl w:val="0"/>
        </w:rPr>
        <w:t xml:space="preserve">Table of Contents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color w:val="2563eb"/>
          <w:sz w:val="22"/>
          <w:szCs w:val="22"/>
          <w:rtl w:val="0"/>
        </w:rPr>
        <w:t xml:space="preserve">1. Mission &amp; Vision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color w:val="2563eb"/>
          <w:sz w:val="22"/>
          <w:szCs w:val="22"/>
          <w:rtl w:val="0"/>
        </w:rPr>
        <w:t xml:space="preserve">2. The Problem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color w:val="2563eb"/>
          <w:sz w:val="22"/>
          <w:szCs w:val="22"/>
          <w:rtl w:val="0"/>
        </w:rPr>
        <w:t xml:space="preserve">3. The Solution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color w:val="2563eb"/>
          <w:sz w:val="22"/>
          <w:szCs w:val="22"/>
          <w:rtl w:val="0"/>
        </w:rPr>
        <w:t xml:space="preserve">4. Competitive Landscape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color w:val="2563eb"/>
          <w:sz w:val="22"/>
          <w:szCs w:val="22"/>
          <w:rtl w:val="0"/>
        </w:rPr>
        <w:t xml:space="preserve">5. Platform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color w:val="2563eb"/>
          <w:sz w:val="22"/>
          <w:szCs w:val="22"/>
          <w:rtl w:val="0"/>
        </w:rPr>
        <w:t xml:space="preserve">6. Service Verticals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color w:val="2563eb"/>
          <w:sz w:val="22"/>
          <w:szCs w:val="22"/>
          <w:rtl w:val="0"/>
        </w:rPr>
        <w:t xml:space="preserve">7. CHW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color w:val="2563eb"/>
          <w:sz w:val="22"/>
          <w:szCs w:val="22"/>
          <w:rtl w:val="0"/>
        </w:rPr>
        <w:t xml:space="preserve">8. Community Member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color w:val="2563eb"/>
          <w:sz w:val="22"/>
          <w:szCs w:val="22"/>
          <w:rtl w:val="0"/>
        </w:rPr>
        <w:t xml:space="preserve">9. Billing &amp; Revenue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color w:val="2563eb"/>
          <w:sz w:val="22"/>
          <w:szCs w:val="22"/>
          <w:rtl w:val="0"/>
        </w:rPr>
        <w:t xml:space="preserve">10. Technology Roadmap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color w:val="2563eb"/>
          <w:sz w:val="22"/>
          <w:szCs w:val="22"/>
          <w:rtl w:val="0"/>
        </w:rPr>
        <w:t xml:space="preserve">11. Team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color w:val="2563eb"/>
          <w:sz w:val="22"/>
          <w:szCs w:val="22"/>
          <w:rtl w:val="0"/>
        </w:rPr>
        <w:t xml:space="preserve">12. Key Metrics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rPr/>
      </w:pPr>
      <w:r w:rsidDel="00000000" w:rsidR="00000000" w:rsidRPr="00000000">
        <w:rPr>
          <w:color w:val="0d2137"/>
          <w:sz w:val="40"/>
          <w:szCs w:val="40"/>
          <w:rtl w:val="0"/>
        </w:rPr>
        <w:t xml:space="preserve">1. Mission &amp; Vision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rPr/>
      </w:pPr>
      <w:r w:rsidDel="00000000" w:rsidR="00000000" w:rsidRPr="00000000">
        <w:rPr>
          <w:color w:val="1e3a5f"/>
          <w:sz w:val="28"/>
          <w:szCs w:val="28"/>
          <w:rtl w:val="0"/>
        </w:rPr>
        <w:t xml:space="preserve">Mission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20" w:lineRule="auto"/>
        <w:rPr/>
      </w:pPr>
      <w:sdt>
        <w:sdtPr>
          <w:id w:val="-717807357"/>
          <w:tag w:val="goog_rdk_1"/>
        </w:sdtPr>
        <w:sdtContent>
          <w:del w:author="Jemal Hussein" w:id="0" w:date="2026-04-01T05:00:53Z"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delText xml:space="preserve">Compass is a two-sided marketplace that connects certified Community Health Workers with community members who need help navigating housing, food, addiction recovery, mental health, and healthcare systems on demand, through a gig-economy model that makes community health work accessible, scalable, and sustainable.</w:delText>
            </w:r>
          </w:del>
        </w:sdtContent>
      </w:sdt>
      <w:sdt>
        <w:sdtPr>
          <w:id w:val="1465426621"/>
          <w:tag w:val="goog_rdk_2"/>
        </w:sdtPr>
        <w:sdtContent>
          <w:ins w:author="Jemal Hussein" w:id="0" w:date="2026-04-01T05:00:53Z"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 </w:t>
              <w:br w:type="textWrapping"/>
              <w:t xml:space="preserve">CompassCHW is a two-sided marketplace that connects certified Community Health Workers with community members who need help navigating housing, food, addiction recovery, mental health, and healthcare systems through a flexible work model that makes community health work accessible, scalable, and financially sustainable for workers.</w:t>
            </w:r>
          </w:ins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rPr/>
      </w:pPr>
      <w:r w:rsidDel="00000000" w:rsidR="00000000" w:rsidRPr="00000000">
        <w:rPr>
          <w:color w:val="1e3a5f"/>
          <w:sz w:val="28"/>
          <w:szCs w:val="28"/>
          <w:rtl w:val="0"/>
        </w:rPr>
        <w:t xml:space="preserve">Vision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20" w:lineRule="auto"/>
        <w:rPr/>
      </w:pPr>
      <w:r w:rsidDel="00000000" w:rsidR="00000000" w:rsidRPr="00000000">
        <w:rPr>
          <w:color w:val="1a1a1a"/>
          <w:sz w:val="21"/>
          <w:szCs w:val="21"/>
          <w:rtl w:val="0"/>
        </w:rPr>
        <w:t xml:space="preserve">A world where every community member has affordable, on-demand access to a trusted health navigator </w:t>
      </w:r>
      <w:sdt>
        <w:sdtPr>
          <w:id w:val="-1352629358"/>
          <w:tag w:val="goog_rdk_3"/>
        </w:sdtPr>
        <w:sdtContent>
          <w:del w:author="Jemal Hussein" w:id="1" w:date="2026-04-01T05:01:06Z"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delText xml:space="preserve">— </w:delText>
            </w:r>
          </w:del>
        </w:sdtContent>
      </w:sdt>
      <w:r w:rsidDel="00000000" w:rsidR="00000000" w:rsidRPr="00000000">
        <w:rPr>
          <w:color w:val="1a1a1a"/>
          <w:sz w:val="21"/>
          <w:szCs w:val="21"/>
          <w:rtl w:val="0"/>
        </w:rPr>
        <w:t xml:space="preserve">and every Community Health Worker can build a sustainable livelihood through flexible, dignified work.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rPr/>
      </w:pPr>
      <w:r w:rsidDel="00000000" w:rsidR="00000000" w:rsidRPr="00000000">
        <w:rPr>
          <w:color w:val="0d2137"/>
          <w:sz w:val="40"/>
          <w:szCs w:val="40"/>
          <w:rtl w:val="0"/>
        </w:rPr>
        <w:t xml:space="preserve">2. The Problem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rPr/>
      </w:pPr>
      <w:r w:rsidDel="00000000" w:rsidR="00000000" w:rsidRPr="00000000">
        <w:rPr>
          <w:color w:val="1e3a5f"/>
          <w:sz w:val="28"/>
          <w:szCs w:val="28"/>
          <w:rtl w:val="0"/>
        </w:rPr>
        <w:t xml:space="preserve">2.1 Community members cannot navigate fragmented systems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20" w:lineRule="auto"/>
        <w:rPr/>
      </w:pPr>
      <w:r w:rsidDel="00000000" w:rsidR="00000000" w:rsidRPr="00000000">
        <w:rPr>
          <w:color w:val="1a1a1a"/>
          <w:sz w:val="21"/>
          <w:szCs w:val="21"/>
          <w:rtl w:val="0"/>
        </w:rPr>
        <w:t xml:space="preserve">Social determinants of health — housing, food, addiction, mental health — are addressed by thousands of disconnected community-based organizations (CBOs) and government programs. Community members, especially Medicaid-eligible populations, lack a single point of entry.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20" w:lineRule="auto"/>
        <w:rPr/>
      </w:pPr>
      <w:r w:rsidDel="00000000" w:rsidR="00000000" w:rsidRPr="00000000">
        <w:rPr>
          <w:color w:val="1a1a1a"/>
          <w:sz w:val="21"/>
          <w:szCs w:val="21"/>
          <w:rtl w:val="0"/>
        </w:rPr>
        <w:t xml:space="preserve">CityBlock Health proves the demand exists: they achieve an industry-leading 81% engagement rate by assigning dedicated human navigators (Community Health Partners) to each member. But their W-2 employment model costs $63K-$102K per navigator and currently serves only 10 states. The relationship works. The economics don't scale.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rPr/>
      </w:pPr>
      <w:r w:rsidDel="00000000" w:rsidR="00000000" w:rsidRPr="00000000">
        <w:rPr>
          <w:color w:val="1e3a5f"/>
          <w:sz w:val="28"/>
          <w:szCs w:val="28"/>
          <w:rtl w:val="0"/>
        </w:rPr>
        <w:t xml:space="preserve">2.2 No gig-economy platform exists for CHWs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20" w:lineRule="auto"/>
        <w:rPr/>
      </w:pPr>
      <w:r w:rsidDel="00000000" w:rsidR="00000000" w:rsidRPr="00000000">
        <w:rPr>
          <w:color w:val="1a1a1a"/>
          <w:sz w:val="21"/>
          <w:szCs w:val="21"/>
          <w:rtl w:val="0"/>
        </w:rPr>
        <w:t xml:space="preserve">The gig economy has transformed rideshare (Uber), food delivery (DoorDash), and clinical staffing (CareRev, ShiftKey) — but Community Health Workers have been left out entirely.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1e3a5f" w:val="clear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Platform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3a5f" w:val="clear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What it does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3a5f" w:val="clear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CHW gig model?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color w:val="1a1a1a"/>
                <w:sz w:val="18"/>
                <w:szCs w:val="18"/>
                <w:rtl w:val="0"/>
              </w:rPr>
              <w:t xml:space="preserve">CareRev / ShiftKey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color w:val="1a1a1a"/>
                <w:sz w:val="18"/>
                <w:szCs w:val="18"/>
                <w:rtl w:val="0"/>
              </w:rPr>
              <w:t xml:space="preserve">Gig shifts for nurses and CNAs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color w:val="1a1a1a"/>
                <w:sz w:val="18"/>
                <w:szCs w:val="18"/>
                <w:rtl w:val="0"/>
              </w:rPr>
              <w:t xml:space="preserve">No — wrong worker segment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afb" w:val="clea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color w:val="1a1a1a"/>
                <w:sz w:val="18"/>
                <w:szCs w:val="18"/>
                <w:rtl w:val="0"/>
              </w:rPr>
              <w:t xml:space="preserve">CityBlock Health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color w:val="1a1a1a"/>
                <w:sz w:val="18"/>
                <w:szCs w:val="18"/>
                <w:rtl w:val="0"/>
              </w:rPr>
              <w:t xml:space="preserve">Employs Community Health Partners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color w:val="1a1a1a"/>
                <w:sz w:val="18"/>
                <w:szCs w:val="18"/>
                <w:rtl w:val="0"/>
              </w:rPr>
              <w:t xml:space="preserve">No — traditional W-2 employment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color w:val="1a1a1a"/>
                <w:sz w:val="18"/>
                <w:szCs w:val="18"/>
                <w:rtl w:val="0"/>
              </w:rPr>
              <w:t xml:space="preserve">Pear Suite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color w:val="1a1a1a"/>
                <w:sz w:val="18"/>
                <w:szCs w:val="18"/>
                <w:rtl w:val="0"/>
              </w:rPr>
              <w:t xml:space="preserve">CHW enablement and billing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color w:val="1a1a1a"/>
                <w:sz w:val="18"/>
                <w:szCs w:val="18"/>
                <w:rtl w:val="0"/>
              </w:rPr>
              <w:t xml:space="preserve">No —</w:t>
            </w:r>
            <w:sdt>
              <w:sdtPr>
                <w:id w:val="1278164309"/>
                <w:tag w:val="goog_rdk_4"/>
              </w:sdtPr>
              <w:sdtContent>
                <w:ins w:author="Jemal Hussein" w:id="2" w:date="2026-04-01T05:01:46Z"/>
                <w:sdt>
                  <w:sdtPr>
                    <w:id w:val="701193830"/>
                    <w:tag w:val="goog_rdk_5"/>
                  </w:sdtPr>
                  <w:sdtContent>
                    <w:ins w:author="Jemal Hussein" w:id="2" w:date="2026-04-01T05:01:46Z">
                      <w:r w:rsidDel="00000000" w:rsidR="00000000" w:rsidRPr="00000000">
                        <w:rPr>
                          <w:sz w:val="18"/>
                          <w:szCs w:val="18"/>
                          <w:rtl w:val="0"/>
                          <w:rPrChange w:author="Jemal Hussein" w:id="3" w:date="2026-04-01T05:01:46Z">
                            <w:rPr>
                              <w:color w:val="1a1a1a"/>
                              <w:sz w:val="18"/>
                              <w:szCs w:val="18"/>
                            </w:rPr>
                          </w:rPrChange>
                        </w:rPr>
                        <w:t xml:space="preserve">enables billing for existing org-employed CHWs; no worker-facing marketplace or matching</w:t>
                      </w:r>
                    </w:ins>
                  </w:sdtContent>
                </w:sdt>
                <w:ins w:author="Jemal Hussein" w:id="2" w:date="2026-04-01T05:01:46Z"/>
              </w:sdtContent>
            </w:sdt>
            <w:sdt>
              <w:sdtPr>
                <w:id w:val="-1409790757"/>
                <w:tag w:val="goog_rdk_6"/>
              </w:sdtPr>
              <w:sdtContent>
                <w:del w:author="Jemal Hussein" w:id="2" w:date="2026-04-01T05:01:46Z">
                  <w:r w:rsidDel="00000000" w:rsidR="00000000" w:rsidRPr="00000000">
                    <w:rPr>
                      <w:color w:val="1a1a1a"/>
                      <w:sz w:val="18"/>
                      <w:szCs w:val="18"/>
                      <w:rtl w:val="0"/>
                    </w:rPr>
                    <w:delText xml:space="preserve"> serves existing orgs, no marketplace</w:delText>
                  </w:r>
                </w:del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afb" w:val="clear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color w:val="1a1a1a"/>
                <w:sz w:val="18"/>
                <w:szCs w:val="18"/>
                <w:rtl w:val="0"/>
              </w:rPr>
              <w:t xml:space="preserve">UniteUs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color w:val="1a1a1a"/>
                <w:sz w:val="18"/>
                <w:szCs w:val="18"/>
                <w:rtl w:val="0"/>
              </w:rPr>
              <w:t xml:space="preserve">Referral network connecting CBOs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color w:val="1a1a1a"/>
                <w:sz w:val="18"/>
                <w:szCs w:val="18"/>
                <w:rtl w:val="0"/>
              </w:rPr>
              <w:t xml:space="preserve">No — organization-level, not worker-level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20" w:before="120" w:lineRule="auto"/>
        <w:ind w:left="567" w:firstLine="0"/>
        <w:rPr/>
      </w:pPr>
      <w:r w:rsidDel="00000000" w:rsidR="00000000" w:rsidRPr="00000000">
        <w:rPr>
          <w:b w:val="1"/>
          <w:bCs w:val="1"/>
          <w:color w:val="0d2137"/>
          <w:sz w:val="22"/>
          <w:szCs w:val="22"/>
          <w:rtl w:val="0"/>
        </w:rPr>
        <w:t xml:space="preserve">The gap is wide open. No platform lets a certified CHW log in, see community demand, and accept work on their own terms.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rPr/>
      </w:pPr>
      <w:r w:rsidDel="00000000" w:rsidR="00000000" w:rsidRPr="00000000">
        <w:rPr>
          <w:color w:val="1e3a5f"/>
          <w:sz w:val="28"/>
          <w:szCs w:val="28"/>
          <w:rtl w:val="0"/>
        </w:rPr>
        <w:t xml:space="preserve">2.3 Billing infrastructure exists but isn't worker-centric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20" w:lineRule="auto"/>
        <w:rPr/>
      </w:pPr>
      <w:sdt>
        <w:sdtPr>
          <w:id w:val="-338562152"/>
          <w:tag w:val="goog_rdk_8"/>
        </w:sdtPr>
        <w:sdtContent>
          <w:del w:author="Jemal Hussein" w:id="4" w:date="2026-04-01T05:04:01Z"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delText xml:space="preserve">24+ states now allow Medicaid reimbursement for CHW services at $18-$50 per 30-minute session. The billing rails are being built:</w:delText>
            </w:r>
          </w:del>
        </w:sdtContent>
      </w:sdt>
      <w:sdt>
        <w:sdtPr>
          <w:id w:val="-595186962"/>
          <w:tag w:val="goog_rdk_9"/>
        </w:sdtPr>
        <w:sdtContent>
          <w:ins w:author="Jemal Hussein" w:id="4" w:date="2026-04-01T05:04:01Z"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 California Medi-Cal reimburses CHW services at $26.66/unit (1 unit = 30 min, triggerable at 15 min), up to 4 units per member per day and 10 units per member per year. This creates a $266.60/year billing ceiling per member-relationship</w:t>
            </w:r>
          </w:ins>
          <w:sdt>
            <w:sdtPr>
              <w:id w:val="-1317182144"/>
              <w:tag w:val="goog_rdk_10"/>
            </w:sdtPr>
            <w:sdtContent>
              <w:ins w:author="Jemal Hussein" w:id="4" w:date="2026-04-01T05:04:01Z">
                <w:r w:rsidDel="00000000" w:rsidR="00000000" w:rsidRPr="00000000">
                  <w:rPr>
                    <w:rtl w:val="0"/>
                    <w:rPrChange w:author="Jemal Hussein" w:id="5" w:date="2026-04-01T05:04:01Z">
                      <w:rPr>
                        <w:color w:val="1a1a1a"/>
                        <w:sz w:val="21"/>
                        <w:szCs w:val="21"/>
                      </w:rPr>
                    </w:rPrChange>
                  </w:rPr>
                  <w:t xml:space="preserve"> </w:t>
                </w:r>
              </w:ins>
            </w:sdtContent>
          </w:sdt>
          <w:ins w:author="Jemal Hussein" w:id="4" w:date="2026-04-01T05:04:01Z"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which means a W-2 employment model is structurally inefficient. CHWs need member volume, not time depth. CompassCHW's matching engine is the direct structural answer to this billing reality.</w:t>
            </w:r>
          </w:ins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UniteUs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has a Payments product for CBO-level reimbursement (EDI 837 claims)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Pear Suite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enables Medicaid billing for CHW services and takes 15% through its provider network</w:t>
      </w:r>
    </w:p>
    <w:p w:rsidR="00000000" w:rsidDel="00000000" w:rsidP="00000000" w:rsidRDefault="00000000" w:rsidRPr="00000000" w14:paraId="0000003C">
      <w:pPr>
        <w:spacing w:after="120" w:lineRule="auto"/>
        <w:rPr/>
      </w:pPr>
      <w:r w:rsidDel="00000000" w:rsidR="00000000" w:rsidRPr="00000000">
        <w:rPr>
          <w:color w:val="1a1a1a"/>
          <w:sz w:val="21"/>
          <w:szCs w:val="21"/>
          <w:rtl w:val="0"/>
        </w:rPr>
        <w:t xml:space="preserve">But nobody has built worker-facing gig tooling on top of these rails. The money is flowing to organizations, not directly empowering individual CHWs.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rPr/>
      </w:pPr>
      <w:r w:rsidDel="00000000" w:rsidR="00000000" w:rsidRPr="00000000">
        <w:rPr>
          <w:color w:val="0d2137"/>
          <w:sz w:val="40"/>
          <w:szCs w:val="40"/>
          <w:rtl w:val="0"/>
        </w:rPr>
        <w:t xml:space="preserve">3. The Solution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20" w:lineRule="auto"/>
        <w:rPr/>
      </w:pPr>
      <w:r w:rsidDel="00000000" w:rsidR="00000000" w:rsidRPr="00000000">
        <w:rPr>
          <w:color w:val="1a1a1a"/>
          <w:sz w:val="21"/>
          <w:szCs w:val="21"/>
          <w:rtl w:val="0"/>
        </w:rPr>
        <w:t xml:space="preserve">Compass combines the best elements of three proven models into something none of them offer alone: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1e3a5f" w:val="clear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Capability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3a5f" w:val="clear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Inspiration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3a5f" w:val="clear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Compass Adaptation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color w:val="1a1a1a"/>
                <w:sz w:val="18"/>
                <w:szCs w:val="18"/>
                <w:rtl w:val="0"/>
              </w:rPr>
              <w:t xml:space="preserve">Network infrastructure &amp; referral coordination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color w:val="1a1a1a"/>
                <w:sz w:val="18"/>
                <w:szCs w:val="18"/>
                <w:rtl w:val="0"/>
              </w:rPr>
              <w:t xml:space="preserve">UniteUs (1,600+ orgs, 44 states, $1.6B valuation)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color w:val="1a1a1a"/>
                <w:sz w:val="18"/>
                <w:szCs w:val="18"/>
                <w:rtl w:val="0"/>
              </w:rPr>
              <w:t xml:space="preserve">Routes community members to CHWs who know their local CBO networks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afb" w:val="clear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color w:val="1a1a1a"/>
                <w:sz w:val="18"/>
                <w:szCs w:val="18"/>
                <w:rtl w:val="0"/>
              </w:rPr>
              <w:t xml:space="preserve">Deep community engagement via navigators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color w:val="1a1a1a"/>
                <w:sz w:val="18"/>
                <w:szCs w:val="18"/>
                <w:rtl w:val="0"/>
              </w:rPr>
              <w:t xml:space="preserve">CityBlock Health (81% engagement, $5.7B valuation)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color w:val="1a1a1a"/>
                <w:sz w:val="18"/>
                <w:szCs w:val="18"/>
                <w:rtl w:val="0"/>
              </w:rPr>
              <w:t xml:space="preserve">Delivers the CHP relationship through gig workers, not W-2 employees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color w:val="1a1a1a"/>
                <w:sz w:val="18"/>
                <w:szCs w:val="18"/>
                <w:rtl w:val="0"/>
              </w:rPr>
              <w:t xml:space="preserve">Behavioral incentives for engagement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color w:val="1a1a1a"/>
                <w:sz w:val="18"/>
                <w:szCs w:val="18"/>
                <w:rtl w:val="0"/>
              </w:rPr>
              <w:t xml:space="preserve">Wellth (90-95% adherence rates, $79.5M raised)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color w:val="1a1a1a"/>
                <w:sz w:val="18"/>
                <w:szCs w:val="18"/>
                <w:rtl w:val="0"/>
              </w:rPr>
              <w:t xml:space="preserve">Applies incentive design to BOTH sides: CHWs and community members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before="120" w:lineRule="auto"/>
        <w:ind w:left="567" w:firstLine="0"/>
        <w:rPr/>
      </w:pPr>
      <w:r w:rsidDel="00000000" w:rsidR="00000000" w:rsidRPr="00000000">
        <w:rPr>
          <w:b w:val="1"/>
          <w:bCs w:val="1"/>
          <w:color w:val="0d2137"/>
          <w:sz w:val="22"/>
          <w:szCs w:val="22"/>
          <w:rtl w:val="0"/>
        </w:rPr>
        <w:t xml:space="preserve">Compass is the first platform to combine gig-economy labor dynamics, Medicaid-reimbursable CHW services, and behavioral incentive mechanics into a single two-sided marketplace.</w:t>
      </w:r>
      <w:r w:rsidDel="00000000" w:rsidR="00000000" w:rsidRPr="00000000">
        <w:rPr>
          <w:rtl w:val="0"/>
        </w:rPr>
      </w:r>
    </w:p>
    <w:sdt>
      <w:sdtPr>
        <w:id w:val="-1224655797"/>
        <w:tag w:val="goog_rdk_14"/>
      </w:sdtPr>
      <w:sdtContent>
        <w:p w:rsidR="00000000" w:rsidDel="00000000" w:rsidP="00000000" w:rsidRDefault="00000000" w:rsidRPr="00000000" w14:paraId="0000004E">
          <w:pPr>
            <w:spacing w:after="120" w:lineRule="auto"/>
            <w:rPr>
              <w:ins w:author="Jemal Hussein" w:id="7" w:date="2026-04-01T05:05:31Z"/>
              <w:color w:val="1a1a1a"/>
              <w:sz w:val="21"/>
              <w:szCs w:val="21"/>
            </w:rPr>
          </w:pPr>
          <w:sdt>
            <w:sdtPr>
              <w:id w:val="1682568355"/>
              <w:tag w:val="goog_rdk_12"/>
            </w:sdtPr>
            <w:sdtContent>
              <w:del w:author="Jemal Hussein" w:id="6" w:date="2026-04-01T05:05:29Z">
                <w:r w:rsidDel="00000000" w:rsidR="00000000" w:rsidRPr="00000000">
                  <w:rPr>
                    <w:color w:val="1a1a1a"/>
                    <w:sz w:val="21"/>
                    <w:szCs w:val="21"/>
                    <w:rtl w:val="0"/>
                  </w:rPr>
                  <w:delText xml:space="preserve">Initial billing is handled through Pear Suite integration, with a roadmap to build proprietary billing infrastructure</w:delText>
                </w:r>
              </w:del>
            </w:sdtContent>
          </w:sdt>
          <w:r w:rsidDel="00000000" w:rsidR="00000000" w:rsidRPr="00000000">
            <w:rPr>
              <w:color w:val="1a1a1a"/>
              <w:sz w:val="21"/>
              <w:szCs w:val="21"/>
              <w:rtl w:val="0"/>
            </w:rPr>
            <w:t xml:space="preserve">.</w:t>
          </w:r>
          <w:sdt>
            <w:sdtPr>
              <w:id w:val="-63726779"/>
              <w:tag w:val="goog_rdk_13"/>
            </w:sdtPr>
            <w:sdtContent>
              <w:ins w:author="Jemal Hussein" w:id="7" w:date="2026-04-01T05:05:31Z">
                <w:r w:rsidDel="00000000" w:rsidR="00000000" w:rsidRPr="00000000">
                  <w:rPr>
                    <w:rtl w:val="0"/>
                  </w:rPr>
                </w:r>
              </w:ins>
            </w:sdtContent>
          </w:sdt>
        </w:p>
      </w:sdtContent>
    </w:sdt>
    <w:p w:rsidR="00000000" w:rsidDel="00000000" w:rsidP="00000000" w:rsidRDefault="00000000" w:rsidRPr="00000000" w14:paraId="0000004F">
      <w:pPr>
        <w:spacing w:after="120" w:lineRule="auto"/>
        <w:rPr/>
      </w:pPr>
      <w:sdt>
        <w:sdtPr>
          <w:id w:val="1692542398"/>
          <w:tag w:val="goog_rdk_15"/>
        </w:sdtPr>
        <w:sdtContent>
          <w:ins w:author="Jemal Hussein" w:id="7" w:date="2026-04-01T05:05:31Z"/>
          <w:sdt>
            <w:sdtPr>
              <w:id w:val="815036838"/>
              <w:tag w:val="goog_rdk_16"/>
            </w:sdtPr>
            <w:sdtContent>
              <w:ins w:author="Jemal Hussein" w:id="7" w:date="2026-04-01T05:05:31Z">
                <w:r w:rsidDel="00000000" w:rsidR="00000000" w:rsidRPr="00000000">
                  <w:rPr>
                    <w:rtl w:val="0"/>
                    <w:rPrChange w:author="Jemal Hussein" w:id="8" w:date="2026-04-01T05:05:31Z">
                      <w:rPr>
                        <w:color w:val="1a1a1a"/>
                        <w:sz w:val="21"/>
                        <w:szCs w:val="21"/>
                      </w:rPr>
                    </w:rPrChange>
                  </w:rPr>
                  <w:t xml:space="preserve">Phase 1 billing proxies through Pear Suite for immediate California Medi-Cal reimbursement at $26.66/unit. Phase 2 builds proprietary EDI 837 infrastructure to capture the full margin. ECM-tier services ($386 PMPM) are a Phase 2+ unlock, contingent on TENA completing ECM provider enrollment with LA Care, Molina, Health Net, and ILS/Kaiser.</w:t>
                </w:r>
              </w:ins>
            </w:sdtContent>
          </w:sdt>
          <w:ins w:author="Jemal Hussein" w:id="7" w:date="2026-04-01T05:05:31Z"/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rPr/>
      </w:pPr>
      <w:r w:rsidDel="00000000" w:rsidR="00000000" w:rsidRPr="00000000">
        <w:rPr>
          <w:color w:val="0d2137"/>
          <w:sz w:val="40"/>
          <w:szCs w:val="40"/>
          <w:rtl w:val="0"/>
        </w:rPr>
        <w:t xml:space="preserve">4. Competitive Landscape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0"/>
        </w:trPr>
        <w:tc>
          <w:tcPr>
            <w:shd w:fill="1e3a5f" w:val="clear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Company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3a5f" w:val="clear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3a5f" w:val="clear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CHW Focus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3a5f" w:val="clear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Gig?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3a5f" w:val="clear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Billing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3a5f" w:val="clear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Gap Compass Fills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color w:val="1a1a1a"/>
                <w:sz w:val="18"/>
                <w:szCs w:val="18"/>
                <w:rtl w:val="0"/>
              </w:rPr>
              <w:t xml:space="preserve">UniteUs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color w:val="1a1a1a"/>
                <w:sz w:val="18"/>
                <w:szCs w:val="18"/>
                <w:rtl w:val="0"/>
              </w:rPr>
              <w:t xml:space="preserve">B2B SaaS referral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color w:val="1a1a1a"/>
                <w:sz w:val="18"/>
                <w:szCs w:val="18"/>
                <w:rtl w:val="0"/>
              </w:rPr>
              <w:t xml:space="preserve">No — org-level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color w:val="1a1a1a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color w:val="1a1a1a"/>
                <w:sz w:val="18"/>
                <w:szCs w:val="18"/>
                <w:rtl w:val="0"/>
              </w:rPr>
              <w:t xml:space="preserve">CBO reimb. (EDI 837)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color w:val="1a1a1a"/>
                <w:sz w:val="18"/>
                <w:szCs w:val="18"/>
                <w:rtl w:val="0"/>
              </w:rPr>
              <w:t xml:space="preserve">No CHW tools or billing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afb" w:val="clear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color w:val="1a1a1a"/>
                <w:sz w:val="18"/>
                <w:szCs w:val="18"/>
                <w:rtl w:val="0"/>
              </w:rPr>
              <w:t xml:space="preserve">CityBlock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color w:val="1a1a1a"/>
                <w:sz w:val="18"/>
                <w:szCs w:val="18"/>
                <w:rtl w:val="0"/>
              </w:rPr>
              <w:t xml:space="preserve">Full-risk capitation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color w:val="1a1a1a"/>
                <w:sz w:val="18"/>
                <w:szCs w:val="18"/>
                <w:rtl w:val="0"/>
              </w:rPr>
              <w:t xml:space="preserve">Yes — W-2 CHPs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color w:val="1a1a1a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color w:val="1a1a1a"/>
                <w:sz w:val="18"/>
                <w:szCs w:val="18"/>
                <w:rtl w:val="0"/>
              </w:rPr>
              <w:t xml:space="preserve">Health plan contracts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063">
            <w:pPr>
              <w:rPr/>
            </w:pPr>
            <w:sdt>
              <w:sdtPr>
                <w:id w:val="623492482"/>
                <w:tag w:val="goog_rdk_18"/>
              </w:sdtPr>
              <w:sdtContent>
                <w:del w:author="Jemal Hussein" w:id="9" w:date="2026-04-01T05:06:54Z">
                  <w:r w:rsidDel="00000000" w:rsidR="00000000" w:rsidRPr="00000000">
                    <w:rPr>
                      <w:color w:val="1a1a1a"/>
                      <w:sz w:val="18"/>
                      <w:szCs w:val="18"/>
                      <w:rtl w:val="0"/>
                    </w:rPr>
                    <w:delText xml:space="preserve">$63K-$102K/CHP, 10 states</w:delText>
                  </w:r>
                </w:del>
              </w:sdtContent>
            </w:sdt>
            <w:sdt>
              <w:sdtPr>
                <w:id w:val="-1823826649"/>
                <w:tag w:val="goog_rdk_19"/>
              </w:sdtPr>
              <w:sdtContent>
                <w:ins w:author="Jemal Hussein" w:id="9" w:date="2026-04-01T05:06:54Z">
                  <w:r w:rsidDel="00000000" w:rsidR="00000000" w:rsidRPr="00000000">
                    <w:rPr>
                      <w:color w:val="1a1a1a"/>
                      <w:sz w:val="18"/>
                      <w:szCs w:val="18"/>
                      <w:rtl w:val="0"/>
                    </w:rPr>
                    <w:t xml:space="preserve"> Delivers the same trusted navigator relationship at gig-worker economics, scalable to all 50 states</w:t>
                  </w:r>
                </w:ins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color w:val="1a1a1a"/>
                <w:sz w:val="18"/>
                <w:szCs w:val="18"/>
                <w:rtl w:val="0"/>
              </w:rPr>
              <w:t xml:space="preserve">Wellth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color w:val="1a1a1a"/>
                <w:sz w:val="18"/>
                <w:szCs w:val="18"/>
                <w:rtl w:val="0"/>
              </w:rPr>
              <w:t xml:space="preserve">Patient incentives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color w:val="1a1a1a"/>
                <w:sz w:val="18"/>
                <w:szCs w:val="18"/>
                <w:rtl w:val="0"/>
              </w:rPr>
              <w:t xml:space="preserve">No — patient only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color w:val="1a1a1a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color w:val="1a1a1a"/>
                <w:sz w:val="18"/>
                <w:szCs w:val="18"/>
                <w:rtl w:val="0"/>
              </w:rPr>
              <w:t xml:space="preserve">SaaS to health plans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color w:val="1a1a1a"/>
                <w:sz w:val="18"/>
                <w:szCs w:val="18"/>
                <w:rtl w:val="0"/>
              </w:rPr>
              <w:t xml:space="preserve">No workforce component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afb" w:val="clear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color w:val="1a1a1a"/>
                <w:sz w:val="18"/>
                <w:szCs w:val="18"/>
                <w:rtl w:val="0"/>
              </w:rPr>
              <w:t xml:space="preserve">Pear Suite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color w:val="1a1a1a"/>
                <w:sz w:val="18"/>
                <w:szCs w:val="18"/>
                <w:rtl w:val="0"/>
              </w:rPr>
              <w:t xml:space="preserve">CHW enablement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color w:val="1a1a1a"/>
                <w:sz w:val="18"/>
                <w:szCs w:val="18"/>
                <w:rtl w:val="0"/>
              </w:rPr>
              <w:t xml:space="preserve">Yes — 2,500+ workers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color w:val="1a1a1a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color w:val="1a1a1a"/>
                <w:sz w:val="18"/>
                <w:szCs w:val="18"/>
                <w:rtl w:val="0"/>
              </w:rPr>
              <w:t xml:space="preserve">15% of Medicaid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color w:val="1a1a1a"/>
                <w:sz w:val="18"/>
                <w:szCs w:val="18"/>
                <w:rtl w:val="0"/>
              </w:rPr>
              <w:t xml:space="preserve">No marketplace/matching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color w:val="1a1a1a"/>
                <w:sz w:val="18"/>
                <w:szCs w:val="18"/>
                <w:rtl w:val="0"/>
              </w:rPr>
              <w:t xml:space="preserve">CareRev/ShiftKey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color w:val="1a1a1a"/>
                <w:sz w:val="18"/>
                <w:szCs w:val="18"/>
                <w:rtl w:val="0"/>
              </w:rPr>
              <w:t xml:space="preserve">Clinical gig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color w:val="1a1a1a"/>
                <w:sz w:val="18"/>
                <w:szCs w:val="18"/>
                <w:rtl w:val="0"/>
              </w:rPr>
              <w:t xml:space="preserve">No — nurses/CNAs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color w:val="1a1a1a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color w:val="1a1a1a"/>
                <w:sz w:val="18"/>
                <w:szCs w:val="18"/>
                <w:rtl w:val="0"/>
              </w:rPr>
              <w:t xml:space="preserve">Facility billing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color w:val="1a1a1a"/>
                <w:sz w:val="18"/>
                <w:szCs w:val="18"/>
                <w:rtl w:val="0"/>
              </w:rPr>
              <w:t xml:space="preserve">Wrong worker segment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afb" w:val="clear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color w:val="1a1a1a"/>
                <w:sz w:val="18"/>
                <w:szCs w:val="18"/>
                <w:rtl w:val="0"/>
              </w:rPr>
              <w:t xml:space="preserve">Compass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color w:val="1a1a1a"/>
                <w:sz w:val="18"/>
                <w:szCs w:val="18"/>
                <w:rtl w:val="0"/>
              </w:rPr>
              <w:t xml:space="preserve">CHW marketplace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color w:val="1a1a1a"/>
                <w:sz w:val="18"/>
                <w:szCs w:val="18"/>
                <w:rtl w:val="0"/>
              </w:rPr>
              <w:t xml:space="preserve">Yes — gig CHWs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color w:val="1a1a1a"/>
                <w:sz w:val="18"/>
                <w:szCs w:val="18"/>
                <w:rtl w:val="0"/>
              </w:rPr>
              <w:t xml:space="preserve">Yes!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07A">
            <w:pPr>
              <w:rPr/>
            </w:pPr>
            <w:sdt>
              <w:sdtPr>
                <w:id w:val="371894683"/>
                <w:tag w:val="goog_rdk_21"/>
              </w:sdtPr>
              <w:sdtContent>
                <w:del w:author="Jemal Hussein" w:id="10" w:date="2026-04-01T05:07:19Z">
                  <w:r w:rsidDel="00000000" w:rsidR="00000000" w:rsidRPr="00000000">
                    <w:rPr>
                      <w:color w:val="1a1a1a"/>
                      <w:sz w:val="18"/>
                      <w:szCs w:val="18"/>
                      <w:rtl w:val="0"/>
                    </w:rPr>
                    <w:delText xml:space="preserve">Pear Suite &gt; own</w:delText>
                  </w:r>
                </w:del>
              </w:sdtContent>
            </w:sdt>
            <w:sdt>
              <w:sdtPr>
                <w:id w:val="-1177311786"/>
                <w:tag w:val="goog_rdk_22"/>
              </w:sdtPr>
              <w:sdtContent>
                <w:ins w:author="Jemal Hussein" w:id="10" w:date="2026-04-01T05:07:19Z">
                  <w:r w:rsidDel="00000000" w:rsidR="00000000" w:rsidRPr="00000000">
                    <w:rPr>
                      <w:color w:val="1a1a1a"/>
                      <w:sz w:val="18"/>
                      <w:szCs w:val="18"/>
                      <w:rtl w:val="0"/>
                    </w:rPr>
                    <w:t xml:space="preserve"> phase 1: Pear Suite API. Phase 2: proprietary EDI 837</w:t>
                  </w:r>
                </w:ins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color w:val="1a1a1a"/>
                <w:sz w:val="18"/>
                <w:szCs w:val="18"/>
                <w:rtl w:val="0"/>
              </w:rPr>
              <w:t xml:space="preserve">First CHW gig marketplace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rPr/>
      </w:pPr>
      <w:r w:rsidDel="00000000" w:rsidR="00000000" w:rsidRPr="00000000">
        <w:rPr>
          <w:color w:val="1e3a5f"/>
          <w:sz w:val="28"/>
          <w:szCs w:val="28"/>
          <w:rtl w:val="0"/>
        </w:rPr>
        <w:t xml:space="preserve">Defensibility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Network effects: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More CHWs attract more community members and vice versa — classic two-sided marketplace moat.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Data moat: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Session outcomes, engagement patterns, and CHW performance ratings create proprietary intelligence.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Regulatory positioning: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Early mover in states with CHW Medicaid billing; built-in compliance from day one.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1"/>
        <w:rPr/>
      </w:pPr>
      <w:r w:rsidDel="00000000" w:rsidR="00000000" w:rsidRPr="00000000">
        <w:rPr>
          <w:color w:val="0d2137"/>
          <w:sz w:val="40"/>
          <w:szCs w:val="40"/>
          <w:rtl w:val="0"/>
        </w:rPr>
        <w:t xml:space="preserve">5. Platform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4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374151"/>
          <w:sz w:val="17"/>
          <w:szCs w:val="17"/>
          <w:rtl w:val="0"/>
        </w:rPr>
        <w:t xml:space="preserve">Community Member (Web/iOS)  &lt;--&gt;  Compass Platform  &lt;--&gt;  CHW (Web/iOS)</w:t>
        <w:br w:type="textWrapping"/>
        <w:t xml:space="preserve">         |                              |                       |</w:t>
        <w:br w:type="textWrapping"/>
        <w:t xml:space="preserve">   [Onboarding]                 [Matching Engine]        [Availability]</w:t>
        <w:br w:type="textWrapping"/>
        <w:t xml:space="preserve">   [Need Configuration]        [Session Management]     [Credentialing]</w:t>
        <w:br w:type="textWrapping"/>
        <w:t xml:space="preserve">   [Feedback &amp; Ratings]        [Billing Engine]         [Earnings/Payouts]</w:t>
        <w:br w:type="textWrapping"/>
        <w:t xml:space="preserve">   [Engagement Rewards]        [Incentive Engine]       [Performance Dash]</w:t>
        <w:br w:type="textWrapping"/>
        <w:t xml:space="preserve">                                [Analytics Dashboard]</w:t>
        <w:br w:type="textWrapping"/>
        <w:t xml:space="preserve">                                     |         |</w:t>
        <w:br w:type="textWrapping"/>
        <w:t xml:space="preserve">                              [Pear Suite API]  [Medicaid State APIs]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rPr/>
      </w:pPr>
      <w:r w:rsidDel="00000000" w:rsidR="00000000" w:rsidRPr="00000000">
        <w:rPr>
          <w:color w:val="1e3a5f"/>
          <w:sz w:val="28"/>
          <w:szCs w:val="28"/>
          <w:rtl w:val="0"/>
        </w:rPr>
        <w:t xml:space="preserve">Core Components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Matching Engine —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Pairs community members with CHWs based on need type, language, location, availability, and member-configured preferences.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Session Management —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Tracks the full session lifecycle: request → accept → in-progress → completed → follow-up.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Billing Engine —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Phase 1: proxies through Pear Suite for Medicaid claims. Phase 2: direct EDI 837 submission.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CHW Credentialing —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Verifies certifications, background checks, and ongoing compliance.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Incentive Engine —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Manages behavioral incentive mechanics for both CHWs and community members.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Analytics Dashboard —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Tracks engagement rates, session outcomes, CHW performance, and platform health.</w:t>
      </w:r>
    </w:p>
    <w:p w:rsidR="00000000" w:rsidDel="00000000" w:rsidP="00000000" w:rsidRDefault="00000000" w:rsidRPr="00000000" w14:paraId="0000008B">
      <w:pPr>
        <w:pStyle w:val="Heading2"/>
        <w:rPr/>
      </w:pPr>
      <w:r w:rsidDel="00000000" w:rsidR="00000000" w:rsidRPr="00000000">
        <w:rPr>
          <w:color w:val="1e3a5f"/>
          <w:sz w:val="28"/>
          <w:szCs w:val="28"/>
          <w:rtl w:val="0"/>
        </w:rPr>
        <w:t xml:space="preserve">Technical Stack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Web app (ships first):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TypeScript/React, strict mode, Zod validation, responsive mobile-first design.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iOS app (parallel):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Swift/SwiftUI, async/await, SPM dependencies.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Backend: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Python/FastAPI, pydantic data models, async architecture.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Shared API layer: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Ensures feature parity — web and iOS stay in sync through a single backend.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Infrastructure: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Cloud-native, event-driven matching, HIPAA-compliant hosting.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1"/>
        <w:rPr/>
      </w:pPr>
      <w:r w:rsidDel="00000000" w:rsidR="00000000" w:rsidRPr="00000000">
        <w:rPr>
          <w:color w:val="0d2137"/>
          <w:sz w:val="40"/>
          <w:szCs w:val="40"/>
          <w:rtl w:val="0"/>
        </w:rPr>
        <w:t xml:space="preserve">6. Service Verticals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120" w:lineRule="auto"/>
        <w:rPr/>
      </w:pPr>
      <w:r w:rsidDel="00000000" w:rsidR="00000000" w:rsidRPr="00000000">
        <w:rPr>
          <w:color w:val="1a1a1a"/>
          <w:sz w:val="21"/>
          <w:szCs w:val="21"/>
          <w:rtl w:val="0"/>
        </w:rPr>
        <w:t xml:space="preserve">Compass launches with five core service areas — the most urgent social determinants of health: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rPr/>
      </w:pPr>
      <w:r w:rsidDel="00000000" w:rsidR="00000000" w:rsidRPr="00000000">
        <w:rPr>
          <w:color w:val="1e3a5f"/>
          <w:sz w:val="28"/>
          <w:szCs w:val="28"/>
          <w:rtl w:val="0"/>
        </w:rPr>
        <w:t xml:space="preserve">1. Housing Assistance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120" w:lineRule="auto"/>
        <w:rPr/>
      </w:pPr>
      <w:r w:rsidDel="00000000" w:rsidR="00000000" w:rsidRPr="00000000">
        <w:rPr>
          <w:color w:val="1a1a1a"/>
          <w:sz w:val="21"/>
          <w:szCs w:val="21"/>
          <w:rtl w:val="0"/>
        </w:rPr>
        <w:t xml:space="preserve">Emergency shelter navigation, transitional housing, rental assistance programs, eviction prevention. CHW activities: identify available programs, assist with applications, accompany to appointments, follow up on status.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rPr/>
      </w:pPr>
      <w:r w:rsidDel="00000000" w:rsidR="00000000" w:rsidRPr="00000000">
        <w:rPr>
          <w:color w:val="1e3a5f"/>
          <w:sz w:val="28"/>
          <w:szCs w:val="28"/>
          <w:rtl w:val="0"/>
        </w:rPr>
        <w:t xml:space="preserve">2. Rehab &amp; Addiction Recovery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120" w:lineRule="auto"/>
        <w:rPr/>
      </w:pPr>
      <w:r w:rsidDel="00000000" w:rsidR="00000000" w:rsidRPr="00000000">
        <w:rPr>
          <w:color w:val="1a1a1a"/>
          <w:sz w:val="21"/>
          <w:szCs w:val="21"/>
          <w:rtl w:val="0"/>
        </w:rPr>
        <w:t xml:space="preserve">Substance use disorder navigation, treatment facility connections, recovery support networks. CHW activities: connect to treatment programs, provide peer support, arrange transportation to intake, ongoing recovery check-ins.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rPr/>
      </w:pPr>
      <w:r w:rsidDel="00000000" w:rsidR="00000000" w:rsidRPr="00000000">
        <w:rPr>
          <w:color w:val="1e3a5f"/>
          <w:sz w:val="28"/>
          <w:szCs w:val="28"/>
          <w:rtl w:val="0"/>
        </w:rPr>
        <w:t xml:space="preserve">3. Food &amp; Pantry Navigation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120" w:lineRule="auto"/>
        <w:rPr/>
      </w:pPr>
      <w:r w:rsidDel="00000000" w:rsidR="00000000" w:rsidRPr="00000000">
        <w:rPr>
          <w:color w:val="1a1a1a"/>
          <w:sz w:val="21"/>
          <w:szCs w:val="21"/>
          <w:rtl w:val="0"/>
        </w:rPr>
        <w:t xml:space="preserve">Food bank connections, SNAP/WIC enrollment assistance, community nutrition programs. CHW activities: locate pantries, assist with benefit applications, arrange food delivery or transportation.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rPr/>
      </w:pPr>
      <w:r w:rsidDel="00000000" w:rsidR="00000000" w:rsidRPr="00000000">
        <w:rPr>
          <w:color w:val="1e3a5f"/>
          <w:sz w:val="28"/>
          <w:szCs w:val="28"/>
          <w:rtl w:val="0"/>
        </w:rPr>
        <w:t xml:space="preserve">4. Mental Health Support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120" w:lineRule="auto"/>
        <w:rPr/>
      </w:pPr>
      <w:r w:rsidDel="00000000" w:rsidR="00000000" w:rsidRPr="00000000">
        <w:rPr>
          <w:color w:val="1a1a1a"/>
          <w:sz w:val="21"/>
          <w:szCs w:val="21"/>
          <w:rtl w:val="0"/>
        </w:rPr>
        <w:t xml:space="preserve">Counseling referrals, crisis navigation, support group connections, therapy access. CHW activities: screen for needs, connect to providers, warm handoffs to behavioral health specialists, follow-up engagement.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rPr/>
      </w:pPr>
      <w:r w:rsidDel="00000000" w:rsidR="00000000" w:rsidRPr="00000000">
        <w:rPr>
          <w:color w:val="1e3a5f"/>
          <w:sz w:val="28"/>
          <w:szCs w:val="28"/>
          <w:rtl w:val="0"/>
        </w:rPr>
        <w:t xml:space="preserve">5. Healthcare Navigation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120" w:lineRule="auto"/>
        <w:rPr/>
      </w:pPr>
      <w:r w:rsidDel="00000000" w:rsidR="00000000" w:rsidRPr="00000000">
        <w:rPr>
          <w:color w:val="1a1a1a"/>
          <w:sz w:val="21"/>
          <w:szCs w:val="21"/>
          <w:rtl w:val="0"/>
        </w:rPr>
        <w:t xml:space="preserve">Insurance enrollment, primary care matching, appointment scheduling, health literacy education. CHW activities: explain benefits, help with enrollment paperwork, accompany to appointments, translate medical information.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120" w:lineRule="auto"/>
        <w:rPr/>
      </w:pPr>
      <w:r w:rsidDel="00000000" w:rsidR="00000000" w:rsidRPr="00000000">
        <w:rPr>
          <w:color w:val="1a1a1a"/>
          <w:sz w:val="21"/>
          <w:szCs w:val="21"/>
          <w:rtl w:val="0"/>
        </w:rPr>
        <w:t xml:space="preserve">CHWs self-select their specializations during onboarding. Community members filter by need. Many members have overlapping needs — the platform supports multi-vertical sessions and referral chains.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1"/>
        <w:rPr/>
      </w:pPr>
      <w:r w:rsidDel="00000000" w:rsidR="00000000" w:rsidRPr="00000000">
        <w:rPr>
          <w:color w:val="0d2137"/>
          <w:sz w:val="40"/>
          <w:szCs w:val="40"/>
          <w:rtl w:val="0"/>
        </w:rPr>
        <w:t xml:space="preserve">7. CHW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rPr/>
      </w:pPr>
      <w:r w:rsidDel="00000000" w:rsidR="00000000" w:rsidRPr="00000000">
        <w:rPr>
          <w:color w:val="1e3a5f"/>
          <w:sz w:val="28"/>
          <w:szCs w:val="28"/>
          <w:rtl w:val="0"/>
        </w:rPr>
        <w:t xml:space="preserve">Onboarding &amp; Credentialing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Upload CHW certification documentation (state-specific)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Complete background check (integrated third-party provider)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Build profile: specializations (from 5 verticals), languages spoken, geographic coverage, availability windows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Enroll through Pear Suite for Medicaid billing eligibility</w:t>
      </w:r>
    </w:p>
    <w:p w:rsidR="00000000" w:rsidDel="00000000" w:rsidP="00000000" w:rsidRDefault="00000000" w:rsidRPr="00000000" w14:paraId="000000A6">
      <w:pPr>
        <w:pStyle w:val="Heading2"/>
        <w:rPr/>
      </w:pPr>
      <w:r w:rsidDel="00000000" w:rsidR="00000000" w:rsidRPr="00000000">
        <w:rPr>
          <w:color w:val="1e3a5f"/>
          <w:sz w:val="28"/>
          <w:szCs w:val="28"/>
          <w:rtl w:val="0"/>
        </w:rPr>
        <w:t xml:space="preserve">The Gig Model (How Matching Works)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CHW opens the app and toggles status to "Available"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Incoming requests appear filtered by: geographic proximity, vertical match, language match, member preferences, CHW rating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CHW reviews anonymized request details: need description, estimated session length, session mode (in-person / virtual / phone)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CHW accepts or passes — passed requests route to next-best match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Unlike pure Uber-style transactional matching, Compass allows CHWs to maintain ongoing relationships with specific community members (recurring sessions)</w:t>
      </w:r>
    </w:p>
    <w:p w:rsidR="00000000" w:rsidDel="00000000" w:rsidP="00000000" w:rsidRDefault="00000000" w:rsidRPr="00000000" w14:paraId="000000AC">
      <w:pPr>
        <w:pStyle w:val="Heading2"/>
        <w:rPr/>
      </w:pPr>
      <w:r w:rsidDel="00000000" w:rsidR="00000000" w:rsidRPr="00000000">
        <w:rPr>
          <w:color w:val="1e3a5f"/>
          <w:sz w:val="28"/>
          <w:szCs w:val="28"/>
          <w:rtl w:val="0"/>
        </w:rPr>
        <w:t xml:space="preserve">Session Execution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In-app session tracking: start time, session notes, resource referrals logged, end time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Structured documentation that maps directly to Medicaid billing requirements (service type, duration, outcome codes)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Real-time local resource directory lookup during sessions</w:t>
      </w:r>
    </w:p>
    <w:p w:rsidR="00000000" w:rsidDel="00000000" w:rsidP="00000000" w:rsidRDefault="00000000" w:rsidRPr="00000000" w14:paraId="000000B0">
      <w:pPr>
        <w:pStyle w:val="Heading2"/>
        <w:rPr/>
      </w:pPr>
      <w:r w:rsidDel="00000000" w:rsidR="00000000" w:rsidRPr="00000000">
        <w:rPr>
          <w:color w:val="1e3a5f"/>
          <w:sz w:val="28"/>
          <w:szCs w:val="28"/>
          <w:rtl w:val="0"/>
        </w:rPr>
        <w:t xml:space="preserve">Earnings &amp; Payouts</w:t>
      </w:r>
      <w:r w:rsidDel="00000000" w:rsidR="00000000" w:rsidRPr="00000000">
        <w:rPr>
          <w:rtl w:val="0"/>
        </w:rPr>
      </w:r>
    </w:p>
    <w:sdt>
      <w:sdtPr>
        <w:id w:val="1708535032"/>
        <w:tag w:val="goog_rdk_25"/>
      </w:sdtPr>
      <w:sdtContent>
        <w:p w:rsidR="00000000" w:rsidDel="00000000" w:rsidP="00000000" w:rsidRDefault="00000000" w:rsidRPr="00000000" w14:paraId="000000B1">
          <w:pPr>
            <w:keepNext w:val="0"/>
            <w:keepLines w:val="0"/>
            <w:pageBreakBefore w:val="0"/>
            <w:widowControl w:val="1"/>
            <w:numPr>
              <w:ilvl w:val="0"/>
              <w:numId w:val="4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360" w:right="0" w:hanging="360"/>
            <w:jc w:val="left"/>
            <w:rPr>
              <w:del w:author="Jemal Hussein" w:id="11" w:date="2026-04-01T05:08:04Z"/>
            </w:rPr>
          </w:pPr>
          <w:sdt>
            <w:sdtPr>
              <w:id w:val="-1988368228"/>
              <w:tag w:val="goog_rdk_24"/>
            </w:sdtPr>
            <w:sdtContent>
              <w:del w:author="Jemal Hussein" w:id="11" w:date="2026-04-01T05:08:04Z">
                <w:r w:rsidDel="00000000" w:rsidR="00000000" w:rsidRPr="00000000">
                  <w:rPr>
                    <w:rFonts w:ascii="Calibri" w:cs="Calibri" w:eastAsia="Calibri" w:hAnsi="Calibri"/>
                    <w:b w:val="0"/>
                    <w:bCs w:val="0"/>
                    <w:i w:val="0"/>
                    <w:iCs w:val="0"/>
                    <w:smallCaps w:val="0"/>
                    <w:strike w:val="0"/>
                    <w:color w:val="1a1a1a"/>
                    <w:sz w:val="21"/>
                    <w:szCs w:val="21"/>
                    <w:u w:val="none"/>
                    <w:shd w:fill="auto" w:val="clear"/>
                    <w:vertAlign w:val="baseline"/>
                    <w:rtl w:val="0"/>
                  </w:rPr>
                  <w:delText xml:space="preserve">Transparent per-session earnings displayed before accepting a request</w:delText>
                </w:r>
              </w:del>
            </w:sdtContent>
          </w:sdt>
        </w:p>
      </w:sdtContent>
    </w:sdt>
    <w:sdt>
      <w:sdtPr>
        <w:id w:val="-1605381825"/>
        <w:tag w:val="goog_rdk_27"/>
      </w:sdtPr>
      <w:sdtContent>
        <w:p w:rsidR="00000000" w:rsidDel="00000000" w:rsidP="00000000" w:rsidRDefault="00000000" w:rsidRPr="00000000" w14:paraId="000000B2">
          <w:pPr>
            <w:keepNext w:val="0"/>
            <w:keepLines w:val="0"/>
            <w:pageBreakBefore w:val="0"/>
            <w:widowControl w:val="1"/>
            <w:numPr>
              <w:ilvl w:val="0"/>
              <w:numId w:val="4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360" w:right="0" w:hanging="360"/>
            <w:jc w:val="left"/>
            <w:rPr>
              <w:del w:author="Jemal Hussein" w:id="11" w:date="2026-04-01T05:08:04Z"/>
            </w:rPr>
          </w:pPr>
          <w:sdt>
            <w:sdtPr>
              <w:id w:val="953778303"/>
              <w:tag w:val="goog_rdk_26"/>
            </w:sdtPr>
            <w:sdtContent>
              <w:del w:author="Jemal Hussein" w:id="11" w:date="2026-04-01T05:08:04Z">
                <w:r w:rsidDel="00000000" w:rsidR="00000000" w:rsidRPr="00000000">
                  <w:rPr>
                    <w:rFonts w:ascii="Calibri" w:cs="Calibri" w:eastAsia="Calibri" w:hAnsi="Calibri"/>
                    <w:b w:val="0"/>
                    <w:bCs w:val="0"/>
                    <w:i w:val="0"/>
                    <w:iCs w:val="0"/>
                    <w:smallCaps w:val="0"/>
                    <w:strike w:val="0"/>
                    <w:color w:val="1a1a1a"/>
                    <w:sz w:val="21"/>
                    <w:szCs w:val="21"/>
                    <w:u w:val="none"/>
                    <w:shd w:fill="auto" w:val="clear"/>
                    <w:vertAlign w:val="baseline"/>
                    <w:rtl w:val="0"/>
                  </w:rPr>
                  <w:delText xml:space="preserve">Earnings based on Medicaid reimbursement rates ($18-$50 per 30-min session, state-dependent) minus platform fee</w:delText>
                </w:r>
              </w:del>
            </w:sdtContent>
          </w:sdt>
        </w:p>
      </w:sdtContent>
    </w:sdt>
    <w:sdt>
      <w:sdtPr>
        <w:id w:val="105342500"/>
        <w:tag w:val="goog_rdk_29"/>
      </w:sdtPr>
      <w:sdtContent>
        <w:p w:rsidR="00000000" w:rsidDel="00000000" w:rsidP="00000000" w:rsidRDefault="00000000" w:rsidRPr="00000000" w14:paraId="000000B3">
          <w:pPr>
            <w:keepNext w:val="0"/>
            <w:keepLines w:val="0"/>
            <w:pageBreakBefore w:val="0"/>
            <w:widowControl w:val="1"/>
            <w:numPr>
              <w:ilvl w:val="0"/>
              <w:numId w:val="4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360" w:right="0" w:hanging="360"/>
            <w:jc w:val="left"/>
            <w:rPr>
              <w:del w:author="Jemal Hussein" w:id="11" w:date="2026-04-01T05:08:04Z"/>
            </w:rPr>
          </w:pPr>
          <w:sdt>
            <w:sdtPr>
              <w:id w:val="-85676615"/>
              <w:tag w:val="goog_rdk_28"/>
            </w:sdtPr>
            <w:sdtContent>
              <w:del w:author="Jemal Hussein" w:id="11" w:date="2026-04-01T05:08:04Z">
                <w:r w:rsidDel="00000000" w:rsidR="00000000" w:rsidRPr="00000000">
                  <w:rPr>
                    <w:rFonts w:ascii="Calibri" w:cs="Calibri" w:eastAsia="Calibri" w:hAnsi="Calibri"/>
                    <w:b w:val="0"/>
                    <w:bCs w:val="0"/>
                    <w:i w:val="0"/>
                    <w:iCs w:val="0"/>
                    <w:smallCaps w:val="0"/>
                    <w:strike w:val="0"/>
                    <w:color w:val="1a1a1a"/>
                    <w:sz w:val="21"/>
                    <w:szCs w:val="21"/>
                    <w:u w:val="none"/>
                    <w:shd w:fill="auto" w:val="clear"/>
                    <w:vertAlign w:val="baseline"/>
                    <w:rtl w:val="0"/>
                  </w:rPr>
                  <w:delText xml:space="preserve">Weekly direct deposit (initially via Pear Suite disbursement, later direct)</w:delText>
                </w:r>
              </w:del>
            </w:sdtContent>
          </w:sdt>
        </w:p>
      </w:sdtContent>
    </w:sdt>
    <w:sdt>
      <w:sdtPr>
        <w:id w:val="-174790688"/>
        <w:tag w:val="goog_rdk_32"/>
      </w:sdtPr>
      <w:sdtContent>
        <w:p w:rsidR="00000000" w:rsidDel="00000000" w:rsidP="00000000" w:rsidRDefault="00000000" w:rsidRPr="00000000" w14:paraId="000000B4">
          <w:pPr>
            <w:keepNext w:val="0"/>
            <w:keepLines w:val="0"/>
            <w:pageBreakBefore w:val="0"/>
            <w:widowControl w:val="1"/>
            <w:numPr>
              <w:ilvl w:val="0"/>
              <w:numId w:val="4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40" w:before="0" w:line="276" w:lineRule="auto"/>
            <w:ind w:left="360" w:right="0" w:hanging="360"/>
            <w:jc w:val="left"/>
            <w:rPr>
              <w:ins w:author="Jemal Hussein" w:id="12" w:date="2026-04-01T05:08:06Z"/>
            </w:rPr>
          </w:pPr>
          <w:sdt>
            <w:sdtPr>
              <w:id w:val="1528588120"/>
              <w:tag w:val="goog_rdk_30"/>
            </w:sdtPr>
            <w:sdtContent>
              <w:del w:author="Jemal Hussein" w:id="11" w:date="2026-04-01T05:08:04Z">
                <w:r w:rsidDel="00000000" w:rsidR="00000000" w:rsidRPr="00000000">
                  <w:rPr>
                    <w:rFonts w:ascii="Calibri" w:cs="Calibri" w:eastAsia="Calibri" w:hAnsi="Calibri"/>
                    <w:b w:val="0"/>
                    <w:bCs w:val="0"/>
                    <w:i w:val="0"/>
                    <w:iCs w:val="0"/>
                    <w:smallCaps w:val="0"/>
                    <w:strike w:val="0"/>
                    <w:color w:val="1a1a1a"/>
                    <w:sz w:val="21"/>
                    <w:szCs w:val="21"/>
                    <w:u w:val="none"/>
                    <w:shd w:fill="auto" w:val="clear"/>
                    <w:vertAlign w:val="baseline"/>
                    <w:rtl w:val="0"/>
                  </w:rPr>
                  <w:delText xml:space="preserve">Earnings dashboard: session history, pending claims, projected income</w:delText>
                </w:r>
              </w:del>
            </w:sdtContent>
          </w:sdt>
          <w:sdt>
            <w:sdtPr>
              <w:id w:val="-1710452722"/>
              <w:tag w:val="goog_rdk_31"/>
            </w:sdtPr>
            <w:sdtContent>
              <w:ins w:author="Jemal Hussein" w:id="12" w:date="2026-04-01T05:08:06Z">
                <w:r w:rsidDel="00000000" w:rsidR="00000000" w:rsidRPr="00000000">
                  <w:rPr>
                    <w:rtl w:val="0"/>
                  </w:rPr>
                </w:r>
              </w:ins>
            </w:sdtContent>
          </w:sdt>
        </w:p>
      </w:sdtContent>
    </w:sdt>
    <w:sdt>
      <w:sdtPr>
        <w:id w:val="-2074197023"/>
        <w:tag w:val="goog_rdk_35"/>
      </w:sdtPr>
      <w:sdtContent>
        <w:p w:rsidR="00000000" w:rsidDel="00000000" w:rsidP="00000000" w:rsidRDefault="00000000" w:rsidRPr="00000000" w14:paraId="000000B5">
          <w:pPr>
            <w:spacing w:after="240" w:before="240" w:lineRule="auto"/>
            <w:rPr>
              <w:ins w:author="Jemal Hussein" w:id="12" w:date="2026-04-01T05:08:06Z"/>
              <w:b w:val="1"/>
              <w:bCs w:val="1"/>
              <w:rPrChange w:author="Jemal Hussein" w:id="13" w:date="2026-04-01T05:08:06Z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1a1a1a"/>
                  <w:sz w:val="21"/>
                  <w:szCs w:val="21"/>
                  <w:u w:val="none"/>
                  <w:shd w:fill="auto" w:val="clear"/>
                  <w:vertAlign w:val="baseline"/>
                </w:rPr>
              </w:rPrChange>
            </w:rPr>
          </w:pPr>
          <w:sdt>
            <w:sdtPr>
              <w:id w:val="2112541342"/>
              <w:tag w:val="goog_rdk_33"/>
            </w:sdtPr>
            <w:sdtContent>
              <w:ins w:author="Jemal Hussein" w:id="12" w:date="2026-04-01T05:08:06Z"/>
              <w:sdt>
                <w:sdtPr>
                  <w:id w:val="-1961491202"/>
                  <w:tag w:val="goog_rdk_34"/>
                </w:sdtPr>
                <w:sdtContent>
                  <w:ins w:author="Jemal Hussein" w:id="12" w:date="2026-04-01T05:08:06Z">
                    <w:r w:rsidDel="00000000" w:rsidR="00000000" w:rsidRPr="00000000">
                      <w:rPr>
                        <w:b w:val="1"/>
                        <w:bCs w:val="1"/>
                        <w:rtl w:val="0"/>
                        <w:rPrChange w:author="Jemal Hussein" w:id="13" w:date="2026-04-01T05:08:06Z">
                          <w:rPr>
                            <w:rFonts w:ascii="Calibri" w:cs="Calibri" w:eastAsia="Calibri" w:hAnsi="Calibri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1a1a1a"/>
                            <w:sz w:val="21"/>
                            <w:szCs w:val="21"/>
                            <w:u w:val="none"/>
                            <w:shd w:fill="auto" w:val="clear"/>
                            <w:vertAlign w:val="baseline"/>
                          </w:rPr>
                        </w:rPrChange>
                      </w:rPr>
                      <w:t xml:space="preserve">Earnings &amp; Payouts</w:t>
                    </w:r>
                  </w:ins>
                </w:sdtContent>
              </w:sdt>
              <w:ins w:author="Jemal Hussein" w:id="12" w:date="2026-04-01T05:08:06Z"/>
            </w:sdtContent>
          </w:sdt>
        </w:p>
      </w:sdtContent>
    </w:sdt>
    <w:sdt>
      <w:sdtPr>
        <w:id w:val="-2038057189"/>
        <w:tag w:val="goog_rdk_38"/>
      </w:sdtPr>
      <w:sdtContent>
        <w:p w:rsidR="00000000" w:rsidDel="00000000" w:rsidP="00000000" w:rsidRDefault="00000000" w:rsidRPr="00000000" w14:paraId="000000B6">
          <w:pPr>
            <w:spacing w:after="240" w:before="240" w:lineRule="auto"/>
            <w:rPr>
              <w:ins w:author="Jemal Hussein" w:id="12" w:date="2026-04-01T05:08:06Z"/>
              <w:rPrChange w:author="Jemal Hussein" w:id="13" w:date="2026-04-01T05:08:06Z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1a1a1a"/>
                  <w:sz w:val="21"/>
                  <w:szCs w:val="21"/>
                  <w:u w:val="none"/>
                  <w:shd w:fill="auto" w:val="clear"/>
                  <w:vertAlign w:val="baseline"/>
                </w:rPr>
              </w:rPrChange>
            </w:rPr>
          </w:pPr>
          <w:sdt>
            <w:sdtPr>
              <w:id w:val="-1133737298"/>
              <w:tag w:val="goog_rdk_36"/>
            </w:sdtPr>
            <w:sdtContent>
              <w:ins w:author="Jemal Hussein" w:id="12" w:date="2026-04-01T05:08:06Z"/>
              <w:sdt>
                <w:sdtPr>
                  <w:id w:val="-2007921082"/>
                  <w:tag w:val="goog_rdk_37"/>
                </w:sdtPr>
                <w:sdtContent>
                  <w:ins w:author="Jemal Hussein" w:id="12" w:date="2026-04-01T05:08:06Z">
                    <w:r w:rsidDel="00000000" w:rsidR="00000000" w:rsidRPr="00000000">
                      <w:rPr>
                        <w:rtl w:val="0"/>
                        <w:rPrChange w:author="Jemal Hussein" w:id="13" w:date="2026-04-01T05:08:06Z">
                          <w:rPr>
                            <w:rFonts w:ascii="Calibri" w:cs="Calibri" w:eastAsia="Calibri" w:hAnsi="Calibri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1a1a1a"/>
                            <w:sz w:val="21"/>
                            <w:szCs w:val="21"/>
                            <w:u w:val="none"/>
                            <w:shd w:fill="auto" w:val="clear"/>
                            <w:vertAlign w:val="baseline"/>
                          </w:rPr>
                        </w:rPrChange>
                      </w:rPr>
                      <w:t xml:space="preserve">Medi-Cal reimburses CHW services at $26.66/unit (1 unit = 30 min, triggerable at 15 min), up to 4 units per member per day and 10 units per member per year. To grow earnings, a CHW must grow their member panel the matching engine makes this possible.</w:t>
                    </w:r>
                  </w:ins>
                </w:sdtContent>
              </w:sdt>
              <w:ins w:author="Jemal Hussein" w:id="12" w:date="2026-04-01T05:08:06Z"/>
            </w:sdtContent>
          </w:sdt>
        </w:p>
      </w:sdtContent>
    </w:sdt>
    <w:tbl>
      <w:tblPr>
        <w:tblStyle w:val="Table4"/>
        <w:tblW w:w="8590.0" w:type="dxa"/>
        <w:jc w:val="left"/>
        <w:tblLayout w:type="fixed"/>
        <w:tblLook w:val="0600"/>
      </w:tblPr>
      <w:tblGrid>
        <w:gridCol w:w="3395"/>
        <w:gridCol w:w="1220"/>
        <w:gridCol w:w="1265"/>
        <w:gridCol w:w="1355"/>
        <w:gridCol w:w="1355"/>
        <w:tblGridChange w:id="0">
          <w:tblGrid>
            <w:gridCol w:w="3395"/>
            <w:gridCol w:w="1220"/>
            <w:gridCol w:w="1265"/>
            <w:gridCol w:w="1355"/>
            <w:gridCol w:w="1355"/>
          </w:tblGrid>
        </w:tblGridChange>
      </w:tblGrid>
      <w:sdt>
        <w:sdtPr>
          <w:id w:val="703131541"/>
          <w:tag w:val="goog_rdk_39"/>
        </w:sdtPr>
        <w:sdtContent>
          <w:tr>
            <w:trPr>
              <w:cantSplit w:val="0"/>
              <w:trHeight w:val="500" w:hRule="atLeast"/>
              <w:tblHeader w:val="0"/>
              <w:ins w:author="Jemal Hussein" w:id="12" w:date="2026-04-01T05:08:06Z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sdt>
                <w:sdtPr>
                  <w:id w:val="681932251"/>
                  <w:tag w:val="goog_rdk_43"/>
                </w:sdtPr>
                <w:sdtContent>
                  <w:p w:rsidR="00000000" w:rsidDel="00000000" w:rsidP="00000000" w:rsidRDefault="00000000" w:rsidRPr="00000000" w14:paraId="000000B7">
                    <w:pPr>
                      <w:spacing w:after="40" w:lineRule="auto"/>
                      <w:jc w:val="center"/>
                      <w:rPr>
                        <w:ins w:author="Jemal Hussein" w:id="12" w:date="2026-04-01T05:08:06Z"/>
                        <w:rPrChange w:author="Jemal Hussein" w:id="13" w:date="2026-04-01T05:08:06Z">
                          <w:rPr>
                            <w:rFonts w:ascii="Calibri" w:cs="Calibri" w:eastAsia="Calibri" w:hAnsi="Calibri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1a1a1a"/>
                            <w:sz w:val="21"/>
                            <w:szCs w:val="21"/>
                            <w:u w:val="none"/>
                            <w:shd w:fill="auto" w:val="clear"/>
                            <w:vertAlign w:val="baseline"/>
                          </w:rPr>
                        </w:rPrChange>
                      </w:rPr>
                    </w:pPr>
                    <w:sdt>
                      <w:sdtPr>
                        <w:id w:val="-1315152819"/>
                        <w:tag w:val="goog_rdk_40"/>
                      </w:sdtPr>
                      <w:sdtContent>
                        <w:ins w:author="Jemal Hussein" w:id="12" w:date="2026-04-01T05:08:06Z"/>
                        <w:sdt>
                          <w:sdtPr>
                            <w:id w:val="1223940207"/>
                            <w:tag w:val="goog_rdk_41"/>
                          </w:sdtPr>
                          <w:sdtContent>
                            <w:ins w:author="Jemal Hussein" w:id="12" w:date="2026-04-01T05:08:06Z">
                              <w:r w:rsidDel="00000000" w:rsidR="00000000" w:rsidRPr="00000000">
                                <w:rPr>
                                  <w:b w:val="1"/>
                                  <w:bCs w:val="1"/>
                                  <w:rtl w:val="0"/>
                                  <w:rPrChange w:author="Jemal Hussein" w:id="13" w:date="2026-04-01T05:08:06Z">
                                    <w:rPr>
                                      <w:rFonts w:ascii="Calibri" w:cs="Calibri" w:eastAsia="Calibri" w:hAnsi="Calibri"/>
                                      <w:b w:val="0"/>
                                      <w:bCs w:val="0"/>
                                      <w:i w:val="0"/>
                                      <w:iCs w:val="0"/>
                                      <w:smallCaps w:val="0"/>
                                      <w:strike w:val="0"/>
                                      <w:color w:val="1a1a1a"/>
                                      <w:sz w:val="21"/>
                                      <w:szCs w:val="21"/>
                                      <w:u w:val="none"/>
                                      <w:shd w:fill="auto" w:val="clear"/>
                                      <w:vertAlign w:val="baseline"/>
                                    </w:rPr>
                                  </w:rPrChange>
                                </w:rPr>
                                <w:t xml:space="preserve">Scenario</w:t>
                              </w:r>
                            </w:ins>
                          </w:sdtContent>
                        </w:sdt>
                        <w:ins w:author="Jemal Hussein" w:id="12" w:date="2026-04-01T05:08:06Z">
                          <w:sdt>
                            <w:sdtPr>
                              <w:id w:val="-396130616"/>
                              <w:tag w:val="goog_rdk_42"/>
                            </w:sdtPr>
                            <w:sdtContent>
                              <w:r w:rsidDel="00000000" w:rsidR="00000000" w:rsidRPr="00000000">
                                <w:rPr>
                                  <w:rtl w:val="0"/>
                                </w:rPr>
                              </w:r>
                            </w:sdtContent>
                          </w:sdt>
                        </w:ins>
                      </w:sdtContent>
                    </w:sdt>
                  </w:p>
                </w:sdtContent>
              </w:sdt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sdt>
                <w:sdtPr>
                  <w:id w:val="668557319"/>
                  <w:tag w:val="goog_rdk_47"/>
                </w:sdtPr>
                <w:sdtContent>
                  <w:p w:rsidR="00000000" w:rsidDel="00000000" w:rsidP="00000000" w:rsidRDefault="00000000" w:rsidRPr="00000000" w14:paraId="000000B8">
                    <w:pPr>
                      <w:spacing w:after="40" w:lineRule="auto"/>
                      <w:jc w:val="center"/>
                      <w:rPr>
                        <w:ins w:author="Jemal Hussein" w:id="12" w:date="2026-04-01T05:08:06Z"/>
                        <w:rPrChange w:author="Jemal Hussein" w:id="13" w:date="2026-04-01T05:08:06Z">
                          <w:rPr>
                            <w:rFonts w:ascii="Calibri" w:cs="Calibri" w:eastAsia="Calibri" w:hAnsi="Calibri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1a1a1a"/>
                            <w:sz w:val="21"/>
                            <w:szCs w:val="21"/>
                            <w:u w:val="none"/>
                            <w:shd w:fill="auto" w:val="clear"/>
                            <w:vertAlign w:val="baseline"/>
                          </w:rPr>
                        </w:rPrChange>
                      </w:rPr>
                    </w:pPr>
                    <w:sdt>
                      <w:sdtPr>
                        <w:id w:val="-1174115685"/>
                        <w:tag w:val="goog_rdk_44"/>
                      </w:sdtPr>
                      <w:sdtContent>
                        <w:ins w:author="Jemal Hussein" w:id="12" w:date="2026-04-01T05:08:06Z"/>
                        <w:sdt>
                          <w:sdtPr>
                            <w:id w:val="-2010951094"/>
                            <w:tag w:val="goog_rdk_45"/>
                          </w:sdtPr>
                          <w:sdtContent>
                            <w:ins w:author="Jemal Hussein" w:id="12" w:date="2026-04-01T05:08:06Z">
                              <w:r w:rsidDel="00000000" w:rsidR="00000000" w:rsidRPr="00000000">
                                <w:rPr>
                                  <w:b w:val="1"/>
                                  <w:bCs w:val="1"/>
                                  <w:rtl w:val="0"/>
                                  <w:rPrChange w:author="Jemal Hussein" w:id="13" w:date="2026-04-01T05:08:06Z">
                                    <w:rPr>
                                      <w:rFonts w:ascii="Calibri" w:cs="Calibri" w:eastAsia="Calibri" w:hAnsi="Calibri"/>
                                      <w:b w:val="0"/>
                                      <w:bCs w:val="0"/>
                                      <w:i w:val="0"/>
                                      <w:iCs w:val="0"/>
                                      <w:smallCaps w:val="0"/>
                                      <w:strike w:val="0"/>
                                      <w:color w:val="1a1a1a"/>
                                      <w:sz w:val="21"/>
                                      <w:szCs w:val="21"/>
                                      <w:u w:val="none"/>
                                      <w:shd w:fill="auto" w:val="clear"/>
                                      <w:vertAlign w:val="baseline"/>
                                    </w:rPr>
                                  </w:rPrChange>
                                </w:rPr>
                                <w:t xml:space="preserve">Units/day</w:t>
                              </w:r>
                            </w:ins>
                          </w:sdtContent>
                        </w:sdt>
                        <w:ins w:author="Jemal Hussein" w:id="12" w:date="2026-04-01T05:08:06Z">
                          <w:sdt>
                            <w:sdtPr>
                              <w:id w:val="-346575458"/>
                              <w:tag w:val="goog_rdk_46"/>
                            </w:sdtPr>
                            <w:sdtContent>
                              <w:r w:rsidDel="00000000" w:rsidR="00000000" w:rsidRPr="00000000">
                                <w:rPr>
                                  <w:rtl w:val="0"/>
                                </w:rPr>
                              </w:r>
                            </w:sdtContent>
                          </w:sdt>
                        </w:ins>
                      </w:sdtContent>
                    </w:sdt>
                  </w:p>
                </w:sdtContent>
              </w:sdt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sdt>
                <w:sdtPr>
                  <w:id w:val="122208509"/>
                  <w:tag w:val="goog_rdk_51"/>
                </w:sdtPr>
                <w:sdtContent>
                  <w:p w:rsidR="00000000" w:rsidDel="00000000" w:rsidP="00000000" w:rsidRDefault="00000000" w:rsidRPr="00000000" w14:paraId="000000B9">
                    <w:pPr>
                      <w:spacing w:after="40" w:lineRule="auto"/>
                      <w:jc w:val="center"/>
                      <w:rPr>
                        <w:ins w:author="Jemal Hussein" w:id="12" w:date="2026-04-01T05:08:06Z"/>
                        <w:rPrChange w:author="Jemal Hussein" w:id="13" w:date="2026-04-01T05:08:06Z">
                          <w:rPr>
                            <w:rFonts w:ascii="Calibri" w:cs="Calibri" w:eastAsia="Calibri" w:hAnsi="Calibri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1a1a1a"/>
                            <w:sz w:val="21"/>
                            <w:szCs w:val="21"/>
                            <w:u w:val="none"/>
                            <w:shd w:fill="auto" w:val="clear"/>
                            <w:vertAlign w:val="baseline"/>
                          </w:rPr>
                        </w:rPrChange>
                      </w:rPr>
                    </w:pPr>
                    <w:sdt>
                      <w:sdtPr>
                        <w:id w:val="-1651951896"/>
                        <w:tag w:val="goog_rdk_48"/>
                      </w:sdtPr>
                      <w:sdtContent>
                        <w:ins w:author="Jemal Hussein" w:id="12" w:date="2026-04-01T05:08:06Z"/>
                        <w:sdt>
                          <w:sdtPr>
                            <w:id w:val="934636612"/>
                            <w:tag w:val="goog_rdk_49"/>
                          </w:sdtPr>
                          <w:sdtContent>
                            <w:ins w:author="Jemal Hussein" w:id="12" w:date="2026-04-01T05:08:06Z">
                              <w:r w:rsidDel="00000000" w:rsidR="00000000" w:rsidRPr="00000000">
                                <w:rPr>
                                  <w:b w:val="1"/>
                                  <w:bCs w:val="1"/>
                                  <w:rtl w:val="0"/>
                                  <w:rPrChange w:author="Jemal Hussein" w:id="13" w:date="2026-04-01T05:08:06Z">
                                    <w:rPr>
                                      <w:rFonts w:ascii="Calibri" w:cs="Calibri" w:eastAsia="Calibri" w:hAnsi="Calibri"/>
                                      <w:b w:val="0"/>
                                      <w:bCs w:val="0"/>
                                      <w:i w:val="0"/>
                                      <w:iCs w:val="0"/>
                                      <w:smallCaps w:val="0"/>
                                      <w:strike w:val="0"/>
                                      <w:color w:val="1a1a1a"/>
                                      <w:sz w:val="21"/>
                                      <w:szCs w:val="21"/>
                                      <w:u w:val="none"/>
                                      <w:shd w:fill="auto" w:val="clear"/>
                                      <w:vertAlign w:val="baseline"/>
                                    </w:rPr>
                                  </w:rPrChange>
                                </w:rPr>
                                <w:t xml:space="preserve">Gross/day</w:t>
                              </w:r>
                            </w:ins>
                          </w:sdtContent>
                        </w:sdt>
                        <w:ins w:author="Jemal Hussein" w:id="12" w:date="2026-04-01T05:08:06Z">
                          <w:sdt>
                            <w:sdtPr>
                              <w:id w:val="-1011053524"/>
                              <w:tag w:val="goog_rdk_50"/>
                            </w:sdtPr>
                            <w:sdtContent>
                              <w:r w:rsidDel="00000000" w:rsidR="00000000" w:rsidRPr="00000000">
                                <w:rPr>
                                  <w:rtl w:val="0"/>
                                </w:rPr>
                              </w:r>
                            </w:sdtContent>
                          </w:sdt>
                        </w:ins>
                      </w:sdtContent>
                    </w:sdt>
                  </w:p>
                </w:sdtContent>
              </w:sdt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sdt>
                <w:sdtPr>
                  <w:id w:val="818176695"/>
                  <w:tag w:val="goog_rdk_55"/>
                </w:sdtPr>
                <w:sdtContent>
                  <w:p w:rsidR="00000000" w:rsidDel="00000000" w:rsidP="00000000" w:rsidRDefault="00000000" w:rsidRPr="00000000" w14:paraId="000000BA">
                    <w:pPr>
                      <w:spacing w:after="40" w:lineRule="auto"/>
                      <w:jc w:val="center"/>
                      <w:rPr>
                        <w:ins w:author="Jemal Hussein" w:id="12" w:date="2026-04-01T05:08:06Z"/>
                        <w:rPrChange w:author="Jemal Hussein" w:id="13" w:date="2026-04-01T05:08:06Z">
                          <w:rPr>
                            <w:rFonts w:ascii="Calibri" w:cs="Calibri" w:eastAsia="Calibri" w:hAnsi="Calibri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1a1a1a"/>
                            <w:sz w:val="21"/>
                            <w:szCs w:val="21"/>
                            <w:u w:val="none"/>
                            <w:shd w:fill="auto" w:val="clear"/>
                            <w:vertAlign w:val="baseline"/>
                          </w:rPr>
                        </w:rPrChange>
                      </w:rPr>
                    </w:pPr>
                    <w:sdt>
                      <w:sdtPr>
                        <w:id w:val="-660927128"/>
                        <w:tag w:val="goog_rdk_52"/>
                      </w:sdtPr>
                      <w:sdtContent>
                        <w:ins w:author="Jemal Hussein" w:id="12" w:date="2026-04-01T05:08:06Z"/>
                        <w:sdt>
                          <w:sdtPr>
                            <w:id w:val="-255612249"/>
                            <w:tag w:val="goog_rdk_53"/>
                          </w:sdtPr>
                          <w:sdtContent>
                            <w:ins w:author="Jemal Hussein" w:id="12" w:date="2026-04-01T05:08:06Z">
                              <w:r w:rsidDel="00000000" w:rsidR="00000000" w:rsidRPr="00000000">
                                <w:rPr>
                                  <w:b w:val="1"/>
                                  <w:bCs w:val="1"/>
                                  <w:rtl w:val="0"/>
                                  <w:rPrChange w:author="Jemal Hussein" w:id="13" w:date="2026-04-01T05:08:06Z">
                                    <w:rPr>
                                      <w:rFonts w:ascii="Calibri" w:cs="Calibri" w:eastAsia="Calibri" w:hAnsi="Calibri"/>
                                      <w:b w:val="0"/>
                                      <w:bCs w:val="0"/>
                                      <w:i w:val="0"/>
                                      <w:iCs w:val="0"/>
                                      <w:smallCaps w:val="0"/>
                                      <w:strike w:val="0"/>
                                      <w:color w:val="1a1a1a"/>
                                      <w:sz w:val="21"/>
                                      <w:szCs w:val="21"/>
                                      <w:u w:val="none"/>
                                      <w:shd w:fill="auto" w:val="clear"/>
                                      <w:vertAlign w:val="baseline"/>
                                    </w:rPr>
                                  </w:rPrChange>
                                </w:rPr>
                                <w:t xml:space="preserve">Net/day P1</w:t>
                              </w:r>
                            </w:ins>
                          </w:sdtContent>
                        </w:sdt>
                        <w:ins w:author="Jemal Hussein" w:id="12" w:date="2026-04-01T05:08:06Z">
                          <w:sdt>
                            <w:sdtPr>
                              <w:id w:val="-911294648"/>
                              <w:tag w:val="goog_rdk_54"/>
                            </w:sdtPr>
                            <w:sdtContent>
                              <w:r w:rsidDel="00000000" w:rsidR="00000000" w:rsidRPr="00000000">
                                <w:rPr>
                                  <w:rtl w:val="0"/>
                                </w:rPr>
                              </w:r>
                            </w:sdtContent>
                          </w:sdt>
                        </w:ins>
                      </w:sdtContent>
                    </w:sdt>
                  </w:p>
                </w:sdtContent>
              </w:sdt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sdt>
                <w:sdtPr>
                  <w:id w:val="2065813243"/>
                  <w:tag w:val="goog_rdk_59"/>
                </w:sdtPr>
                <w:sdtContent>
                  <w:p w:rsidR="00000000" w:rsidDel="00000000" w:rsidP="00000000" w:rsidRDefault="00000000" w:rsidRPr="00000000" w14:paraId="000000BB">
                    <w:pPr>
                      <w:spacing w:after="40" w:lineRule="auto"/>
                      <w:jc w:val="center"/>
                      <w:rPr>
                        <w:ins w:author="Jemal Hussein" w:id="12" w:date="2026-04-01T05:08:06Z"/>
                        <w:rPrChange w:author="Jemal Hussein" w:id="13" w:date="2026-04-01T05:08:06Z">
                          <w:rPr>
                            <w:rFonts w:ascii="Calibri" w:cs="Calibri" w:eastAsia="Calibri" w:hAnsi="Calibri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1a1a1a"/>
                            <w:sz w:val="21"/>
                            <w:szCs w:val="21"/>
                            <w:u w:val="none"/>
                            <w:shd w:fill="auto" w:val="clear"/>
                            <w:vertAlign w:val="baseline"/>
                          </w:rPr>
                        </w:rPrChange>
                      </w:rPr>
                    </w:pPr>
                    <w:sdt>
                      <w:sdtPr>
                        <w:id w:val="-1863623295"/>
                        <w:tag w:val="goog_rdk_56"/>
                      </w:sdtPr>
                      <w:sdtContent>
                        <w:ins w:author="Jemal Hussein" w:id="12" w:date="2026-04-01T05:08:06Z"/>
                        <w:sdt>
                          <w:sdtPr>
                            <w:id w:val="-1070191964"/>
                            <w:tag w:val="goog_rdk_57"/>
                          </w:sdtPr>
                          <w:sdtContent>
                            <w:ins w:author="Jemal Hussein" w:id="12" w:date="2026-04-01T05:08:06Z">
                              <w:r w:rsidDel="00000000" w:rsidR="00000000" w:rsidRPr="00000000">
                                <w:rPr>
                                  <w:b w:val="1"/>
                                  <w:bCs w:val="1"/>
                                  <w:rtl w:val="0"/>
                                  <w:rPrChange w:author="Jemal Hussein" w:id="13" w:date="2026-04-01T05:08:06Z">
                                    <w:rPr>
                                      <w:rFonts w:ascii="Calibri" w:cs="Calibri" w:eastAsia="Calibri" w:hAnsi="Calibri"/>
                                      <w:b w:val="0"/>
                                      <w:bCs w:val="0"/>
                                      <w:i w:val="0"/>
                                      <w:iCs w:val="0"/>
                                      <w:smallCaps w:val="0"/>
                                      <w:strike w:val="0"/>
                                      <w:color w:val="1a1a1a"/>
                                      <w:sz w:val="21"/>
                                      <w:szCs w:val="21"/>
                                      <w:u w:val="none"/>
                                      <w:shd w:fill="auto" w:val="clear"/>
                                      <w:vertAlign w:val="baseline"/>
                                    </w:rPr>
                                  </w:rPrChange>
                                </w:rPr>
                                <w:t xml:space="preserve">Net/day P2</w:t>
                              </w:r>
                            </w:ins>
                          </w:sdtContent>
                        </w:sdt>
                        <w:ins w:author="Jemal Hussein" w:id="12" w:date="2026-04-01T05:08:06Z">
                          <w:sdt>
                            <w:sdtPr>
                              <w:id w:val="1659274782"/>
                              <w:tag w:val="goog_rdk_58"/>
                            </w:sdtPr>
                            <w:sdtContent>
                              <w:r w:rsidDel="00000000" w:rsidR="00000000" w:rsidRPr="00000000">
                                <w:rPr>
                                  <w:rtl w:val="0"/>
                                </w:rPr>
                              </w:r>
                            </w:sdtContent>
                          </w:sdt>
                        </w:ins>
                      </w:sdtContent>
                    </w:sdt>
                  </w:p>
                </w:sdtContent>
              </w:sdt>
            </w:tc>
          </w:tr>
        </w:sdtContent>
      </w:sdt>
      <w:sdt>
        <w:sdtPr>
          <w:id w:val="-937791529"/>
          <w:tag w:val="goog_rdk_60"/>
        </w:sdtPr>
        <w:sdtContent>
          <w:tr>
            <w:trPr>
              <w:cantSplit w:val="0"/>
              <w:trHeight w:val="500" w:hRule="atLeast"/>
              <w:tblHeader w:val="0"/>
              <w:ins w:author="Jemal Hussein" w:id="12" w:date="2026-04-01T05:08:06Z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sdt>
                <w:sdtPr>
                  <w:id w:val="-715657177"/>
                  <w:tag w:val="goog_rdk_63"/>
                </w:sdtPr>
                <w:sdtContent>
                  <w:p w:rsidR="00000000" w:rsidDel="00000000" w:rsidP="00000000" w:rsidRDefault="00000000" w:rsidRPr="00000000" w14:paraId="000000BC">
                    <w:pPr>
                      <w:spacing w:after="40" w:lineRule="auto"/>
                      <w:rPr>
                        <w:ins w:author="Jemal Hussein" w:id="12" w:date="2026-04-01T05:08:06Z"/>
                        <w:rPrChange w:author="Jemal Hussein" w:id="13" w:date="2026-04-01T05:08:06Z">
                          <w:rPr>
                            <w:rFonts w:ascii="Calibri" w:cs="Calibri" w:eastAsia="Calibri" w:hAnsi="Calibri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1a1a1a"/>
                            <w:sz w:val="21"/>
                            <w:szCs w:val="21"/>
                            <w:u w:val="none"/>
                            <w:shd w:fill="auto" w:val="clear"/>
                            <w:vertAlign w:val="baseline"/>
                          </w:rPr>
                        </w:rPrChange>
                      </w:rPr>
                    </w:pPr>
                    <w:sdt>
                      <w:sdtPr>
                        <w:id w:val="2114675966"/>
                        <w:tag w:val="goog_rdk_61"/>
                      </w:sdtPr>
                      <w:sdtContent>
                        <w:ins w:author="Jemal Hussein" w:id="12" w:date="2026-04-01T05:08:06Z"/>
                        <w:sdt>
                          <w:sdtPr>
                            <w:id w:val="-406385003"/>
                            <w:tag w:val="goog_rdk_62"/>
                          </w:sdtPr>
                          <w:sdtContent>
                            <w:ins w:author="Jemal Hussein" w:id="12" w:date="2026-04-01T05:08:06Z">
                              <w:r w:rsidDel="00000000" w:rsidR="00000000" w:rsidRPr="00000000">
                                <w:rPr>
                                  <w:rtl w:val="0"/>
                                  <w:rPrChange w:author="Jemal Hussein" w:id="13" w:date="2026-04-01T05:08:06Z">
                                    <w:rPr>
                                      <w:rFonts w:ascii="Calibri" w:cs="Calibri" w:eastAsia="Calibri" w:hAnsi="Calibri"/>
                                      <w:b w:val="0"/>
                                      <w:bCs w:val="0"/>
                                      <w:i w:val="0"/>
                                      <w:iCs w:val="0"/>
                                      <w:smallCaps w:val="0"/>
                                      <w:strike w:val="0"/>
                                      <w:color w:val="1a1a1a"/>
                                      <w:sz w:val="21"/>
                                      <w:szCs w:val="21"/>
                                      <w:u w:val="none"/>
                                      <w:shd w:fill="auto" w:val="clear"/>
                                      <w:vertAlign w:val="baseline"/>
                                    </w:rPr>
                                  </w:rPrChange>
                                </w:rPr>
                                <w:t xml:space="preserve">Light (2 members × 1 unit)</w:t>
                              </w:r>
                            </w:ins>
                          </w:sdtContent>
                        </w:sdt>
                        <w:ins w:author="Jemal Hussein" w:id="12" w:date="2026-04-01T05:08:06Z"/>
                      </w:sdtContent>
                    </w:sdt>
                  </w:p>
                </w:sdtContent>
              </w:sdt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sdt>
                <w:sdtPr>
                  <w:id w:val="278390952"/>
                  <w:tag w:val="goog_rdk_66"/>
                </w:sdtPr>
                <w:sdtContent>
                  <w:p w:rsidR="00000000" w:rsidDel="00000000" w:rsidP="00000000" w:rsidRDefault="00000000" w:rsidRPr="00000000" w14:paraId="000000BD">
                    <w:pPr>
                      <w:spacing w:after="40" w:lineRule="auto"/>
                      <w:rPr>
                        <w:ins w:author="Jemal Hussein" w:id="12" w:date="2026-04-01T05:08:06Z"/>
                        <w:rPrChange w:author="Jemal Hussein" w:id="13" w:date="2026-04-01T05:08:06Z">
                          <w:rPr>
                            <w:rFonts w:ascii="Calibri" w:cs="Calibri" w:eastAsia="Calibri" w:hAnsi="Calibri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1a1a1a"/>
                            <w:sz w:val="21"/>
                            <w:szCs w:val="21"/>
                            <w:u w:val="none"/>
                            <w:shd w:fill="auto" w:val="clear"/>
                            <w:vertAlign w:val="baseline"/>
                          </w:rPr>
                        </w:rPrChange>
                      </w:rPr>
                    </w:pPr>
                    <w:sdt>
                      <w:sdtPr>
                        <w:id w:val="-1282593585"/>
                        <w:tag w:val="goog_rdk_64"/>
                      </w:sdtPr>
                      <w:sdtContent>
                        <w:ins w:author="Jemal Hussein" w:id="12" w:date="2026-04-01T05:08:06Z"/>
                        <w:sdt>
                          <w:sdtPr>
                            <w:id w:val="-1211109827"/>
                            <w:tag w:val="goog_rdk_65"/>
                          </w:sdtPr>
                          <w:sdtContent>
                            <w:ins w:author="Jemal Hussein" w:id="12" w:date="2026-04-01T05:08:06Z">
                              <w:r w:rsidDel="00000000" w:rsidR="00000000" w:rsidRPr="00000000">
                                <w:rPr>
                                  <w:rtl w:val="0"/>
                                  <w:rPrChange w:author="Jemal Hussein" w:id="13" w:date="2026-04-01T05:08:06Z">
                                    <w:rPr>
                                      <w:rFonts w:ascii="Calibri" w:cs="Calibri" w:eastAsia="Calibri" w:hAnsi="Calibri"/>
                                      <w:b w:val="0"/>
                                      <w:bCs w:val="0"/>
                                      <w:i w:val="0"/>
                                      <w:iCs w:val="0"/>
                                      <w:smallCaps w:val="0"/>
                                      <w:strike w:val="0"/>
                                      <w:color w:val="1a1a1a"/>
                                      <w:sz w:val="21"/>
                                      <w:szCs w:val="21"/>
                                      <w:u w:val="none"/>
                                      <w:shd w:fill="auto" w:val="clear"/>
                                      <w:vertAlign w:val="baseline"/>
                                    </w:rPr>
                                  </w:rPrChange>
                                </w:rPr>
                                <w:t xml:space="preserve">2</w:t>
                              </w:r>
                            </w:ins>
                          </w:sdtContent>
                        </w:sdt>
                        <w:ins w:author="Jemal Hussein" w:id="12" w:date="2026-04-01T05:08:06Z"/>
                      </w:sdtContent>
                    </w:sdt>
                  </w:p>
                </w:sdtContent>
              </w:sdt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sdt>
                <w:sdtPr>
                  <w:id w:val="1034709166"/>
                  <w:tag w:val="goog_rdk_69"/>
                </w:sdtPr>
                <w:sdtContent>
                  <w:p w:rsidR="00000000" w:rsidDel="00000000" w:rsidP="00000000" w:rsidRDefault="00000000" w:rsidRPr="00000000" w14:paraId="000000BE">
                    <w:pPr>
                      <w:spacing w:after="40" w:lineRule="auto"/>
                      <w:rPr>
                        <w:ins w:author="Jemal Hussein" w:id="12" w:date="2026-04-01T05:08:06Z"/>
                        <w:rPrChange w:author="Jemal Hussein" w:id="13" w:date="2026-04-01T05:08:06Z">
                          <w:rPr>
                            <w:rFonts w:ascii="Calibri" w:cs="Calibri" w:eastAsia="Calibri" w:hAnsi="Calibri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1a1a1a"/>
                            <w:sz w:val="21"/>
                            <w:szCs w:val="21"/>
                            <w:u w:val="none"/>
                            <w:shd w:fill="auto" w:val="clear"/>
                            <w:vertAlign w:val="baseline"/>
                          </w:rPr>
                        </w:rPrChange>
                      </w:rPr>
                    </w:pPr>
                    <w:sdt>
                      <w:sdtPr>
                        <w:id w:val="1646959675"/>
                        <w:tag w:val="goog_rdk_67"/>
                      </w:sdtPr>
                      <w:sdtContent>
                        <w:ins w:author="Jemal Hussein" w:id="12" w:date="2026-04-01T05:08:06Z"/>
                        <w:sdt>
                          <w:sdtPr>
                            <w:id w:val="1517922809"/>
                            <w:tag w:val="goog_rdk_68"/>
                          </w:sdtPr>
                          <w:sdtContent>
                            <w:ins w:author="Jemal Hussein" w:id="12" w:date="2026-04-01T05:08:06Z">
                              <w:r w:rsidDel="00000000" w:rsidR="00000000" w:rsidRPr="00000000">
                                <w:rPr>
                                  <w:rtl w:val="0"/>
                                  <w:rPrChange w:author="Jemal Hussein" w:id="13" w:date="2026-04-01T05:08:06Z">
                                    <w:rPr>
                                      <w:rFonts w:ascii="Calibri" w:cs="Calibri" w:eastAsia="Calibri" w:hAnsi="Calibri"/>
                                      <w:b w:val="0"/>
                                      <w:bCs w:val="0"/>
                                      <w:i w:val="0"/>
                                      <w:iCs w:val="0"/>
                                      <w:smallCaps w:val="0"/>
                                      <w:strike w:val="0"/>
                                      <w:color w:val="1a1a1a"/>
                                      <w:sz w:val="21"/>
                                      <w:szCs w:val="21"/>
                                      <w:u w:val="none"/>
                                      <w:shd w:fill="auto" w:val="clear"/>
                                      <w:vertAlign w:val="baseline"/>
                                    </w:rPr>
                                  </w:rPrChange>
                                </w:rPr>
                                <w:t xml:space="preserve">$53.32</w:t>
                              </w:r>
                            </w:ins>
                          </w:sdtContent>
                        </w:sdt>
                        <w:ins w:author="Jemal Hussein" w:id="12" w:date="2026-04-01T05:08:06Z"/>
                      </w:sdtContent>
                    </w:sdt>
                  </w:p>
                </w:sdtContent>
              </w:sdt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sdt>
                <w:sdtPr>
                  <w:id w:val="-1289498563"/>
                  <w:tag w:val="goog_rdk_72"/>
                </w:sdtPr>
                <w:sdtContent>
                  <w:p w:rsidR="00000000" w:rsidDel="00000000" w:rsidP="00000000" w:rsidRDefault="00000000" w:rsidRPr="00000000" w14:paraId="000000BF">
                    <w:pPr>
                      <w:spacing w:after="40" w:lineRule="auto"/>
                      <w:rPr>
                        <w:ins w:author="Jemal Hussein" w:id="12" w:date="2026-04-01T05:08:06Z"/>
                        <w:rPrChange w:author="Jemal Hussein" w:id="13" w:date="2026-04-01T05:08:06Z">
                          <w:rPr>
                            <w:rFonts w:ascii="Calibri" w:cs="Calibri" w:eastAsia="Calibri" w:hAnsi="Calibri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1a1a1a"/>
                            <w:sz w:val="21"/>
                            <w:szCs w:val="21"/>
                            <w:u w:val="none"/>
                            <w:shd w:fill="auto" w:val="clear"/>
                            <w:vertAlign w:val="baseline"/>
                          </w:rPr>
                        </w:rPrChange>
                      </w:rPr>
                    </w:pPr>
                    <w:sdt>
                      <w:sdtPr>
                        <w:id w:val="753873576"/>
                        <w:tag w:val="goog_rdk_70"/>
                      </w:sdtPr>
                      <w:sdtContent>
                        <w:ins w:author="Jemal Hussein" w:id="12" w:date="2026-04-01T05:08:06Z"/>
                        <w:sdt>
                          <w:sdtPr>
                            <w:id w:val="618161462"/>
                            <w:tag w:val="goog_rdk_71"/>
                          </w:sdtPr>
                          <w:sdtContent>
                            <w:ins w:author="Jemal Hussein" w:id="12" w:date="2026-04-01T05:08:06Z">
                              <w:r w:rsidDel="00000000" w:rsidR="00000000" w:rsidRPr="00000000">
                                <w:rPr>
                                  <w:rtl w:val="0"/>
                                  <w:rPrChange w:author="Jemal Hussein" w:id="13" w:date="2026-04-01T05:08:06Z">
                                    <w:rPr>
                                      <w:rFonts w:ascii="Calibri" w:cs="Calibri" w:eastAsia="Calibri" w:hAnsi="Calibri"/>
                                      <w:b w:val="0"/>
                                      <w:bCs w:val="0"/>
                                      <w:i w:val="0"/>
                                      <w:iCs w:val="0"/>
                                      <w:smallCaps w:val="0"/>
                                      <w:strike w:val="0"/>
                                      <w:color w:val="1a1a1a"/>
                                      <w:sz w:val="21"/>
                                      <w:szCs w:val="21"/>
                                      <w:u w:val="none"/>
                                      <w:shd w:fill="auto" w:val="clear"/>
                                      <w:vertAlign w:val="baseline"/>
                                    </w:rPr>
                                  </w:rPrChange>
                                </w:rPr>
                                <w:t xml:space="preserve">$38.54</w:t>
                              </w:r>
                            </w:ins>
                          </w:sdtContent>
                        </w:sdt>
                        <w:ins w:author="Jemal Hussein" w:id="12" w:date="2026-04-01T05:08:06Z"/>
                      </w:sdtContent>
                    </w:sdt>
                  </w:p>
                </w:sdtContent>
              </w:sdt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sdt>
                <w:sdtPr>
                  <w:id w:val="233096200"/>
                  <w:tag w:val="goog_rdk_75"/>
                </w:sdtPr>
                <w:sdtContent>
                  <w:p w:rsidR="00000000" w:rsidDel="00000000" w:rsidP="00000000" w:rsidRDefault="00000000" w:rsidRPr="00000000" w14:paraId="000000C0">
                    <w:pPr>
                      <w:spacing w:after="40" w:lineRule="auto"/>
                      <w:rPr>
                        <w:ins w:author="Jemal Hussein" w:id="12" w:date="2026-04-01T05:08:06Z"/>
                        <w:rPrChange w:author="Jemal Hussein" w:id="13" w:date="2026-04-01T05:08:06Z">
                          <w:rPr>
                            <w:rFonts w:ascii="Calibri" w:cs="Calibri" w:eastAsia="Calibri" w:hAnsi="Calibri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1a1a1a"/>
                            <w:sz w:val="21"/>
                            <w:szCs w:val="21"/>
                            <w:u w:val="none"/>
                            <w:shd w:fill="auto" w:val="clear"/>
                            <w:vertAlign w:val="baseline"/>
                          </w:rPr>
                        </w:rPrChange>
                      </w:rPr>
                    </w:pPr>
                    <w:sdt>
                      <w:sdtPr>
                        <w:id w:val="1937917602"/>
                        <w:tag w:val="goog_rdk_73"/>
                      </w:sdtPr>
                      <w:sdtContent>
                        <w:ins w:author="Jemal Hussein" w:id="12" w:date="2026-04-01T05:08:06Z"/>
                        <w:sdt>
                          <w:sdtPr>
                            <w:id w:val="1305113179"/>
                            <w:tag w:val="goog_rdk_74"/>
                          </w:sdtPr>
                          <w:sdtContent>
                            <w:ins w:author="Jemal Hussein" w:id="12" w:date="2026-04-01T05:08:06Z">
                              <w:r w:rsidDel="00000000" w:rsidR="00000000" w:rsidRPr="00000000">
                                <w:rPr>
                                  <w:rtl w:val="0"/>
                                  <w:rPrChange w:author="Jemal Hussein" w:id="13" w:date="2026-04-01T05:08:06Z">
                                    <w:rPr>
                                      <w:rFonts w:ascii="Calibri" w:cs="Calibri" w:eastAsia="Calibri" w:hAnsi="Calibri"/>
                                      <w:b w:val="0"/>
                                      <w:bCs w:val="0"/>
                                      <w:i w:val="0"/>
                                      <w:iCs w:val="0"/>
                                      <w:smallCaps w:val="0"/>
                                      <w:strike w:val="0"/>
                                      <w:color w:val="1a1a1a"/>
                                      <w:sz w:val="21"/>
                                      <w:szCs w:val="21"/>
                                      <w:u w:val="none"/>
                                      <w:shd w:fill="auto" w:val="clear"/>
                                      <w:vertAlign w:val="baseline"/>
                                    </w:rPr>
                                  </w:rPrChange>
                                </w:rPr>
                                <w:t xml:space="preserve">$43.98</w:t>
                              </w:r>
                            </w:ins>
                          </w:sdtContent>
                        </w:sdt>
                        <w:ins w:author="Jemal Hussein" w:id="12" w:date="2026-04-01T05:08:06Z"/>
                      </w:sdtContent>
                    </w:sdt>
                  </w:p>
                </w:sdtContent>
              </w:sdt>
            </w:tc>
          </w:tr>
        </w:sdtContent>
      </w:sdt>
      <w:sdt>
        <w:sdtPr>
          <w:id w:val="130699656"/>
          <w:tag w:val="goog_rdk_76"/>
        </w:sdtPr>
        <w:sdtContent>
          <w:tr>
            <w:trPr>
              <w:cantSplit w:val="0"/>
              <w:trHeight w:val="500" w:hRule="atLeast"/>
              <w:tblHeader w:val="0"/>
              <w:ins w:author="Jemal Hussein" w:id="12" w:date="2026-04-01T05:08:06Z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sdt>
                <w:sdtPr>
                  <w:id w:val="-472239756"/>
                  <w:tag w:val="goog_rdk_79"/>
                </w:sdtPr>
                <w:sdtContent>
                  <w:p w:rsidR="00000000" w:rsidDel="00000000" w:rsidP="00000000" w:rsidRDefault="00000000" w:rsidRPr="00000000" w14:paraId="000000C1">
                    <w:pPr>
                      <w:spacing w:after="40" w:lineRule="auto"/>
                      <w:rPr>
                        <w:ins w:author="Jemal Hussein" w:id="12" w:date="2026-04-01T05:08:06Z"/>
                        <w:rPrChange w:author="Jemal Hussein" w:id="13" w:date="2026-04-01T05:08:06Z">
                          <w:rPr>
                            <w:rFonts w:ascii="Calibri" w:cs="Calibri" w:eastAsia="Calibri" w:hAnsi="Calibri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1a1a1a"/>
                            <w:sz w:val="21"/>
                            <w:szCs w:val="21"/>
                            <w:u w:val="none"/>
                            <w:shd w:fill="auto" w:val="clear"/>
                            <w:vertAlign w:val="baseline"/>
                          </w:rPr>
                        </w:rPrChange>
                      </w:rPr>
                    </w:pPr>
                    <w:sdt>
                      <w:sdtPr>
                        <w:id w:val="-235003365"/>
                        <w:tag w:val="goog_rdk_77"/>
                      </w:sdtPr>
                      <w:sdtContent>
                        <w:ins w:author="Jemal Hussein" w:id="12" w:date="2026-04-01T05:08:06Z"/>
                        <w:sdt>
                          <w:sdtPr>
                            <w:id w:val="1665625677"/>
                            <w:tag w:val="goog_rdk_78"/>
                          </w:sdtPr>
                          <w:sdtContent>
                            <w:ins w:author="Jemal Hussein" w:id="12" w:date="2026-04-01T05:08:06Z">
                              <w:r w:rsidDel="00000000" w:rsidR="00000000" w:rsidRPr="00000000">
                                <w:rPr>
                                  <w:rtl w:val="0"/>
                                  <w:rPrChange w:author="Jemal Hussein" w:id="13" w:date="2026-04-01T05:08:06Z">
                                    <w:rPr>
                                      <w:rFonts w:ascii="Calibri" w:cs="Calibri" w:eastAsia="Calibri" w:hAnsi="Calibri"/>
                                      <w:b w:val="0"/>
                                      <w:bCs w:val="0"/>
                                      <w:i w:val="0"/>
                                      <w:iCs w:val="0"/>
                                      <w:smallCaps w:val="0"/>
                                      <w:strike w:val="0"/>
                                      <w:color w:val="1a1a1a"/>
                                      <w:sz w:val="21"/>
                                      <w:szCs w:val="21"/>
                                      <w:u w:val="none"/>
                                      <w:shd w:fill="auto" w:val="clear"/>
                                      <w:vertAlign w:val="baseline"/>
                                    </w:rPr>
                                  </w:rPrChange>
                                </w:rPr>
                                <w:t xml:space="preserve">Moderate (4 members × 2 units)</w:t>
                              </w:r>
                            </w:ins>
                          </w:sdtContent>
                        </w:sdt>
                        <w:ins w:author="Jemal Hussein" w:id="12" w:date="2026-04-01T05:08:06Z"/>
                      </w:sdtContent>
                    </w:sdt>
                  </w:p>
                </w:sdtContent>
              </w:sdt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sdt>
                <w:sdtPr>
                  <w:id w:val="-146769365"/>
                  <w:tag w:val="goog_rdk_82"/>
                </w:sdtPr>
                <w:sdtContent>
                  <w:p w:rsidR="00000000" w:rsidDel="00000000" w:rsidP="00000000" w:rsidRDefault="00000000" w:rsidRPr="00000000" w14:paraId="000000C2">
                    <w:pPr>
                      <w:spacing w:after="40" w:lineRule="auto"/>
                      <w:rPr>
                        <w:ins w:author="Jemal Hussein" w:id="12" w:date="2026-04-01T05:08:06Z"/>
                        <w:rPrChange w:author="Jemal Hussein" w:id="13" w:date="2026-04-01T05:08:06Z">
                          <w:rPr>
                            <w:rFonts w:ascii="Calibri" w:cs="Calibri" w:eastAsia="Calibri" w:hAnsi="Calibri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1a1a1a"/>
                            <w:sz w:val="21"/>
                            <w:szCs w:val="21"/>
                            <w:u w:val="none"/>
                            <w:shd w:fill="auto" w:val="clear"/>
                            <w:vertAlign w:val="baseline"/>
                          </w:rPr>
                        </w:rPrChange>
                      </w:rPr>
                    </w:pPr>
                    <w:sdt>
                      <w:sdtPr>
                        <w:id w:val="-376733990"/>
                        <w:tag w:val="goog_rdk_80"/>
                      </w:sdtPr>
                      <w:sdtContent>
                        <w:ins w:author="Jemal Hussein" w:id="12" w:date="2026-04-01T05:08:06Z"/>
                        <w:sdt>
                          <w:sdtPr>
                            <w:id w:val="-2094755140"/>
                            <w:tag w:val="goog_rdk_81"/>
                          </w:sdtPr>
                          <w:sdtContent>
                            <w:ins w:author="Jemal Hussein" w:id="12" w:date="2026-04-01T05:08:06Z">
                              <w:r w:rsidDel="00000000" w:rsidR="00000000" w:rsidRPr="00000000">
                                <w:rPr>
                                  <w:rtl w:val="0"/>
                                  <w:rPrChange w:author="Jemal Hussein" w:id="13" w:date="2026-04-01T05:08:06Z">
                                    <w:rPr>
                                      <w:rFonts w:ascii="Calibri" w:cs="Calibri" w:eastAsia="Calibri" w:hAnsi="Calibri"/>
                                      <w:b w:val="0"/>
                                      <w:bCs w:val="0"/>
                                      <w:i w:val="0"/>
                                      <w:iCs w:val="0"/>
                                      <w:smallCaps w:val="0"/>
                                      <w:strike w:val="0"/>
                                      <w:color w:val="1a1a1a"/>
                                      <w:sz w:val="21"/>
                                      <w:szCs w:val="21"/>
                                      <w:u w:val="none"/>
                                      <w:shd w:fill="auto" w:val="clear"/>
                                      <w:vertAlign w:val="baseline"/>
                                    </w:rPr>
                                  </w:rPrChange>
                                </w:rPr>
                                <w:t xml:space="preserve">8</w:t>
                              </w:r>
                            </w:ins>
                          </w:sdtContent>
                        </w:sdt>
                        <w:ins w:author="Jemal Hussein" w:id="12" w:date="2026-04-01T05:08:06Z"/>
                      </w:sdtContent>
                    </w:sdt>
                  </w:p>
                </w:sdtContent>
              </w:sdt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sdt>
                <w:sdtPr>
                  <w:id w:val="1318291513"/>
                  <w:tag w:val="goog_rdk_85"/>
                </w:sdtPr>
                <w:sdtContent>
                  <w:p w:rsidR="00000000" w:rsidDel="00000000" w:rsidP="00000000" w:rsidRDefault="00000000" w:rsidRPr="00000000" w14:paraId="000000C3">
                    <w:pPr>
                      <w:spacing w:after="40" w:lineRule="auto"/>
                      <w:rPr>
                        <w:ins w:author="Jemal Hussein" w:id="12" w:date="2026-04-01T05:08:06Z"/>
                        <w:rPrChange w:author="Jemal Hussein" w:id="13" w:date="2026-04-01T05:08:06Z">
                          <w:rPr>
                            <w:rFonts w:ascii="Calibri" w:cs="Calibri" w:eastAsia="Calibri" w:hAnsi="Calibri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1a1a1a"/>
                            <w:sz w:val="21"/>
                            <w:szCs w:val="21"/>
                            <w:u w:val="none"/>
                            <w:shd w:fill="auto" w:val="clear"/>
                            <w:vertAlign w:val="baseline"/>
                          </w:rPr>
                        </w:rPrChange>
                      </w:rPr>
                    </w:pPr>
                    <w:sdt>
                      <w:sdtPr>
                        <w:id w:val="1386232362"/>
                        <w:tag w:val="goog_rdk_83"/>
                      </w:sdtPr>
                      <w:sdtContent>
                        <w:ins w:author="Jemal Hussein" w:id="12" w:date="2026-04-01T05:08:06Z"/>
                        <w:sdt>
                          <w:sdtPr>
                            <w:id w:val="79982382"/>
                            <w:tag w:val="goog_rdk_84"/>
                          </w:sdtPr>
                          <w:sdtContent>
                            <w:ins w:author="Jemal Hussein" w:id="12" w:date="2026-04-01T05:08:06Z">
                              <w:r w:rsidDel="00000000" w:rsidR="00000000" w:rsidRPr="00000000">
                                <w:rPr>
                                  <w:rtl w:val="0"/>
                                  <w:rPrChange w:author="Jemal Hussein" w:id="13" w:date="2026-04-01T05:08:06Z">
                                    <w:rPr>
                                      <w:rFonts w:ascii="Calibri" w:cs="Calibri" w:eastAsia="Calibri" w:hAnsi="Calibri"/>
                                      <w:b w:val="0"/>
                                      <w:bCs w:val="0"/>
                                      <w:i w:val="0"/>
                                      <w:iCs w:val="0"/>
                                      <w:smallCaps w:val="0"/>
                                      <w:strike w:val="0"/>
                                      <w:color w:val="1a1a1a"/>
                                      <w:sz w:val="21"/>
                                      <w:szCs w:val="21"/>
                                      <w:u w:val="none"/>
                                      <w:shd w:fill="auto" w:val="clear"/>
                                      <w:vertAlign w:val="baseline"/>
                                    </w:rPr>
                                  </w:rPrChange>
                                </w:rPr>
                                <w:t xml:space="preserve">$213.28</w:t>
                              </w:r>
                            </w:ins>
                          </w:sdtContent>
                        </w:sdt>
                        <w:ins w:author="Jemal Hussein" w:id="12" w:date="2026-04-01T05:08:06Z"/>
                      </w:sdtContent>
                    </w:sdt>
                  </w:p>
                </w:sdtContent>
              </w:sdt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sdt>
                <w:sdtPr>
                  <w:id w:val="1240100383"/>
                  <w:tag w:val="goog_rdk_88"/>
                </w:sdtPr>
                <w:sdtContent>
                  <w:p w:rsidR="00000000" w:rsidDel="00000000" w:rsidP="00000000" w:rsidRDefault="00000000" w:rsidRPr="00000000" w14:paraId="000000C4">
                    <w:pPr>
                      <w:spacing w:after="40" w:lineRule="auto"/>
                      <w:rPr>
                        <w:ins w:author="Jemal Hussein" w:id="12" w:date="2026-04-01T05:08:06Z"/>
                        <w:rPrChange w:author="Jemal Hussein" w:id="13" w:date="2026-04-01T05:08:06Z">
                          <w:rPr>
                            <w:rFonts w:ascii="Calibri" w:cs="Calibri" w:eastAsia="Calibri" w:hAnsi="Calibri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1a1a1a"/>
                            <w:sz w:val="21"/>
                            <w:szCs w:val="21"/>
                            <w:u w:val="none"/>
                            <w:shd w:fill="auto" w:val="clear"/>
                            <w:vertAlign w:val="baseline"/>
                          </w:rPr>
                        </w:rPrChange>
                      </w:rPr>
                    </w:pPr>
                    <w:sdt>
                      <w:sdtPr>
                        <w:id w:val="-843909115"/>
                        <w:tag w:val="goog_rdk_86"/>
                      </w:sdtPr>
                      <w:sdtContent>
                        <w:ins w:author="Jemal Hussein" w:id="12" w:date="2026-04-01T05:08:06Z"/>
                        <w:sdt>
                          <w:sdtPr>
                            <w:id w:val="-1932038229"/>
                            <w:tag w:val="goog_rdk_87"/>
                          </w:sdtPr>
                          <w:sdtContent>
                            <w:ins w:author="Jemal Hussein" w:id="12" w:date="2026-04-01T05:08:06Z">
                              <w:r w:rsidDel="00000000" w:rsidR="00000000" w:rsidRPr="00000000">
                                <w:rPr>
                                  <w:rtl w:val="0"/>
                                  <w:rPrChange w:author="Jemal Hussein" w:id="13" w:date="2026-04-01T05:08:06Z">
                                    <w:rPr>
                                      <w:rFonts w:ascii="Calibri" w:cs="Calibri" w:eastAsia="Calibri" w:hAnsi="Calibri"/>
                                      <w:b w:val="0"/>
                                      <w:bCs w:val="0"/>
                                      <w:i w:val="0"/>
                                      <w:iCs w:val="0"/>
                                      <w:smallCaps w:val="0"/>
                                      <w:strike w:val="0"/>
                                      <w:color w:val="1a1a1a"/>
                                      <w:sz w:val="21"/>
                                      <w:szCs w:val="21"/>
                                      <w:u w:val="none"/>
                                      <w:shd w:fill="auto" w:val="clear"/>
                                      <w:vertAlign w:val="baseline"/>
                                    </w:rPr>
                                  </w:rPrChange>
                                </w:rPr>
                                <w:t xml:space="preserve">$154.16</w:t>
                              </w:r>
                            </w:ins>
                          </w:sdtContent>
                        </w:sdt>
                        <w:ins w:author="Jemal Hussein" w:id="12" w:date="2026-04-01T05:08:06Z"/>
                      </w:sdtContent>
                    </w:sdt>
                  </w:p>
                </w:sdtContent>
              </w:sdt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sdt>
                <w:sdtPr>
                  <w:id w:val="-556843362"/>
                  <w:tag w:val="goog_rdk_91"/>
                </w:sdtPr>
                <w:sdtContent>
                  <w:p w:rsidR="00000000" w:rsidDel="00000000" w:rsidP="00000000" w:rsidRDefault="00000000" w:rsidRPr="00000000" w14:paraId="000000C5">
                    <w:pPr>
                      <w:spacing w:after="40" w:lineRule="auto"/>
                      <w:rPr>
                        <w:ins w:author="Jemal Hussein" w:id="12" w:date="2026-04-01T05:08:06Z"/>
                        <w:rPrChange w:author="Jemal Hussein" w:id="13" w:date="2026-04-01T05:08:06Z">
                          <w:rPr>
                            <w:rFonts w:ascii="Calibri" w:cs="Calibri" w:eastAsia="Calibri" w:hAnsi="Calibri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1a1a1a"/>
                            <w:sz w:val="21"/>
                            <w:szCs w:val="21"/>
                            <w:u w:val="none"/>
                            <w:shd w:fill="auto" w:val="clear"/>
                            <w:vertAlign w:val="baseline"/>
                          </w:rPr>
                        </w:rPrChange>
                      </w:rPr>
                    </w:pPr>
                    <w:sdt>
                      <w:sdtPr>
                        <w:id w:val="-1347207758"/>
                        <w:tag w:val="goog_rdk_89"/>
                      </w:sdtPr>
                      <w:sdtContent>
                        <w:ins w:author="Jemal Hussein" w:id="12" w:date="2026-04-01T05:08:06Z"/>
                        <w:sdt>
                          <w:sdtPr>
                            <w:id w:val="-1780305702"/>
                            <w:tag w:val="goog_rdk_90"/>
                          </w:sdtPr>
                          <w:sdtContent>
                            <w:ins w:author="Jemal Hussein" w:id="12" w:date="2026-04-01T05:08:06Z">
                              <w:r w:rsidDel="00000000" w:rsidR="00000000" w:rsidRPr="00000000">
                                <w:rPr>
                                  <w:rtl w:val="0"/>
                                  <w:rPrChange w:author="Jemal Hussein" w:id="13" w:date="2026-04-01T05:08:06Z">
                                    <w:rPr>
                                      <w:rFonts w:ascii="Calibri" w:cs="Calibri" w:eastAsia="Calibri" w:hAnsi="Calibri"/>
                                      <w:b w:val="0"/>
                                      <w:bCs w:val="0"/>
                                      <w:i w:val="0"/>
                                      <w:iCs w:val="0"/>
                                      <w:smallCaps w:val="0"/>
                                      <w:strike w:val="0"/>
                                      <w:color w:val="1a1a1a"/>
                                      <w:sz w:val="21"/>
                                      <w:szCs w:val="21"/>
                                      <w:u w:val="none"/>
                                      <w:shd w:fill="auto" w:val="clear"/>
                                      <w:vertAlign w:val="baseline"/>
                                    </w:rPr>
                                  </w:rPrChange>
                                </w:rPr>
                                <w:t xml:space="preserve">$175.94</w:t>
                              </w:r>
                            </w:ins>
                          </w:sdtContent>
                        </w:sdt>
                        <w:ins w:author="Jemal Hussein" w:id="12" w:date="2026-04-01T05:08:06Z"/>
                      </w:sdtContent>
                    </w:sdt>
                  </w:p>
                </w:sdtContent>
              </w:sdt>
            </w:tc>
          </w:tr>
        </w:sdtContent>
      </w:sdt>
      <w:sdt>
        <w:sdtPr>
          <w:id w:val="2124894299"/>
          <w:tag w:val="goog_rdk_92"/>
        </w:sdtPr>
        <w:sdtContent>
          <w:tr>
            <w:trPr>
              <w:cantSplit w:val="0"/>
              <w:trHeight w:val="500" w:hRule="atLeast"/>
              <w:tblHeader w:val="0"/>
              <w:ins w:author="Jemal Hussein" w:id="12" w:date="2026-04-01T05:08:06Z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sdt>
                <w:sdtPr>
                  <w:id w:val="375625242"/>
                  <w:tag w:val="goog_rdk_95"/>
                </w:sdtPr>
                <w:sdtContent>
                  <w:p w:rsidR="00000000" w:rsidDel="00000000" w:rsidP="00000000" w:rsidRDefault="00000000" w:rsidRPr="00000000" w14:paraId="000000C6">
                    <w:pPr>
                      <w:spacing w:after="40" w:lineRule="auto"/>
                      <w:rPr>
                        <w:ins w:author="Jemal Hussein" w:id="12" w:date="2026-04-01T05:08:06Z"/>
                        <w:rPrChange w:author="Jemal Hussein" w:id="13" w:date="2026-04-01T05:08:06Z">
                          <w:rPr>
                            <w:rFonts w:ascii="Calibri" w:cs="Calibri" w:eastAsia="Calibri" w:hAnsi="Calibri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1a1a1a"/>
                            <w:sz w:val="21"/>
                            <w:szCs w:val="21"/>
                            <w:u w:val="none"/>
                            <w:shd w:fill="auto" w:val="clear"/>
                            <w:vertAlign w:val="baseline"/>
                          </w:rPr>
                        </w:rPrChange>
                      </w:rPr>
                    </w:pPr>
                    <w:sdt>
                      <w:sdtPr>
                        <w:id w:val="-746261590"/>
                        <w:tag w:val="goog_rdk_93"/>
                      </w:sdtPr>
                      <w:sdtContent>
                        <w:ins w:author="Jemal Hussein" w:id="12" w:date="2026-04-01T05:08:06Z"/>
                        <w:sdt>
                          <w:sdtPr>
                            <w:id w:val="-1425275397"/>
                            <w:tag w:val="goog_rdk_94"/>
                          </w:sdtPr>
                          <w:sdtContent>
                            <w:ins w:author="Jemal Hussein" w:id="12" w:date="2026-04-01T05:08:06Z">
                              <w:r w:rsidDel="00000000" w:rsidR="00000000" w:rsidRPr="00000000">
                                <w:rPr>
                                  <w:rtl w:val="0"/>
                                  <w:rPrChange w:author="Jemal Hussein" w:id="13" w:date="2026-04-01T05:08:06Z">
                                    <w:rPr>
                                      <w:rFonts w:ascii="Calibri" w:cs="Calibri" w:eastAsia="Calibri" w:hAnsi="Calibri"/>
                                      <w:b w:val="0"/>
                                      <w:bCs w:val="0"/>
                                      <w:i w:val="0"/>
                                      <w:iCs w:val="0"/>
                                      <w:smallCaps w:val="0"/>
                                      <w:strike w:val="0"/>
                                      <w:color w:val="1a1a1a"/>
                                      <w:sz w:val="21"/>
                                      <w:szCs w:val="21"/>
                                      <w:u w:val="none"/>
                                      <w:shd w:fill="auto" w:val="clear"/>
                                      <w:vertAlign w:val="baseline"/>
                                    </w:rPr>
                                  </w:rPrChange>
                                </w:rPr>
                                <w:t xml:space="preserve">Full (6 members × 3 units)</w:t>
                              </w:r>
                            </w:ins>
                          </w:sdtContent>
                        </w:sdt>
                        <w:ins w:author="Jemal Hussein" w:id="12" w:date="2026-04-01T05:08:06Z"/>
                      </w:sdtContent>
                    </w:sdt>
                  </w:p>
                </w:sdtContent>
              </w:sdt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sdt>
                <w:sdtPr>
                  <w:id w:val="842586646"/>
                  <w:tag w:val="goog_rdk_98"/>
                </w:sdtPr>
                <w:sdtContent>
                  <w:p w:rsidR="00000000" w:rsidDel="00000000" w:rsidP="00000000" w:rsidRDefault="00000000" w:rsidRPr="00000000" w14:paraId="000000C7">
                    <w:pPr>
                      <w:spacing w:after="40" w:lineRule="auto"/>
                      <w:rPr>
                        <w:ins w:author="Jemal Hussein" w:id="12" w:date="2026-04-01T05:08:06Z"/>
                        <w:rPrChange w:author="Jemal Hussein" w:id="13" w:date="2026-04-01T05:08:06Z">
                          <w:rPr>
                            <w:rFonts w:ascii="Calibri" w:cs="Calibri" w:eastAsia="Calibri" w:hAnsi="Calibri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1a1a1a"/>
                            <w:sz w:val="21"/>
                            <w:szCs w:val="21"/>
                            <w:u w:val="none"/>
                            <w:shd w:fill="auto" w:val="clear"/>
                            <w:vertAlign w:val="baseline"/>
                          </w:rPr>
                        </w:rPrChange>
                      </w:rPr>
                    </w:pPr>
                    <w:sdt>
                      <w:sdtPr>
                        <w:id w:val="-561859888"/>
                        <w:tag w:val="goog_rdk_96"/>
                      </w:sdtPr>
                      <w:sdtContent>
                        <w:ins w:author="Jemal Hussein" w:id="12" w:date="2026-04-01T05:08:06Z"/>
                        <w:sdt>
                          <w:sdtPr>
                            <w:id w:val="1697420435"/>
                            <w:tag w:val="goog_rdk_97"/>
                          </w:sdtPr>
                          <w:sdtContent>
                            <w:ins w:author="Jemal Hussein" w:id="12" w:date="2026-04-01T05:08:06Z">
                              <w:r w:rsidDel="00000000" w:rsidR="00000000" w:rsidRPr="00000000">
                                <w:rPr>
                                  <w:rtl w:val="0"/>
                                  <w:rPrChange w:author="Jemal Hussein" w:id="13" w:date="2026-04-01T05:08:06Z">
                                    <w:rPr>
                                      <w:rFonts w:ascii="Calibri" w:cs="Calibri" w:eastAsia="Calibri" w:hAnsi="Calibri"/>
                                      <w:b w:val="0"/>
                                      <w:bCs w:val="0"/>
                                      <w:i w:val="0"/>
                                      <w:iCs w:val="0"/>
                                      <w:smallCaps w:val="0"/>
                                      <w:strike w:val="0"/>
                                      <w:color w:val="1a1a1a"/>
                                      <w:sz w:val="21"/>
                                      <w:szCs w:val="21"/>
                                      <w:u w:val="none"/>
                                      <w:shd w:fill="auto" w:val="clear"/>
                                      <w:vertAlign w:val="baseline"/>
                                    </w:rPr>
                                  </w:rPrChange>
                                </w:rPr>
                                <w:t xml:space="preserve">18</w:t>
                              </w:r>
                            </w:ins>
                          </w:sdtContent>
                        </w:sdt>
                        <w:ins w:author="Jemal Hussein" w:id="12" w:date="2026-04-01T05:08:06Z"/>
                      </w:sdtContent>
                    </w:sdt>
                  </w:p>
                </w:sdtContent>
              </w:sdt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sdt>
                <w:sdtPr>
                  <w:id w:val="1374245891"/>
                  <w:tag w:val="goog_rdk_101"/>
                </w:sdtPr>
                <w:sdtContent>
                  <w:p w:rsidR="00000000" w:rsidDel="00000000" w:rsidP="00000000" w:rsidRDefault="00000000" w:rsidRPr="00000000" w14:paraId="000000C8">
                    <w:pPr>
                      <w:spacing w:after="40" w:lineRule="auto"/>
                      <w:rPr>
                        <w:ins w:author="Jemal Hussein" w:id="12" w:date="2026-04-01T05:08:06Z"/>
                        <w:rPrChange w:author="Jemal Hussein" w:id="13" w:date="2026-04-01T05:08:06Z">
                          <w:rPr>
                            <w:rFonts w:ascii="Calibri" w:cs="Calibri" w:eastAsia="Calibri" w:hAnsi="Calibri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1a1a1a"/>
                            <w:sz w:val="21"/>
                            <w:szCs w:val="21"/>
                            <w:u w:val="none"/>
                            <w:shd w:fill="auto" w:val="clear"/>
                            <w:vertAlign w:val="baseline"/>
                          </w:rPr>
                        </w:rPrChange>
                      </w:rPr>
                    </w:pPr>
                    <w:sdt>
                      <w:sdtPr>
                        <w:id w:val="-1239177618"/>
                        <w:tag w:val="goog_rdk_99"/>
                      </w:sdtPr>
                      <w:sdtContent>
                        <w:ins w:author="Jemal Hussein" w:id="12" w:date="2026-04-01T05:08:06Z"/>
                        <w:sdt>
                          <w:sdtPr>
                            <w:id w:val="-1098966419"/>
                            <w:tag w:val="goog_rdk_100"/>
                          </w:sdtPr>
                          <w:sdtContent>
                            <w:ins w:author="Jemal Hussein" w:id="12" w:date="2026-04-01T05:08:06Z">
                              <w:r w:rsidDel="00000000" w:rsidR="00000000" w:rsidRPr="00000000">
                                <w:rPr>
                                  <w:rtl w:val="0"/>
                                  <w:rPrChange w:author="Jemal Hussein" w:id="13" w:date="2026-04-01T05:08:06Z">
                                    <w:rPr>
                                      <w:rFonts w:ascii="Calibri" w:cs="Calibri" w:eastAsia="Calibri" w:hAnsi="Calibri"/>
                                      <w:b w:val="0"/>
                                      <w:bCs w:val="0"/>
                                      <w:i w:val="0"/>
                                      <w:iCs w:val="0"/>
                                      <w:smallCaps w:val="0"/>
                                      <w:strike w:val="0"/>
                                      <w:color w:val="1a1a1a"/>
                                      <w:sz w:val="21"/>
                                      <w:szCs w:val="21"/>
                                      <w:u w:val="none"/>
                                      <w:shd w:fill="auto" w:val="clear"/>
                                      <w:vertAlign w:val="baseline"/>
                                    </w:rPr>
                                  </w:rPrChange>
                                </w:rPr>
                                <w:t xml:space="preserve">$479.88</w:t>
                              </w:r>
                            </w:ins>
                          </w:sdtContent>
                        </w:sdt>
                        <w:ins w:author="Jemal Hussein" w:id="12" w:date="2026-04-01T05:08:06Z"/>
                      </w:sdtContent>
                    </w:sdt>
                  </w:p>
                </w:sdtContent>
              </w:sdt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sdt>
                <w:sdtPr>
                  <w:id w:val="2110695040"/>
                  <w:tag w:val="goog_rdk_104"/>
                </w:sdtPr>
                <w:sdtContent>
                  <w:p w:rsidR="00000000" w:rsidDel="00000000" w:rsidP="00000000" w:rsidRDefault="00000000" w:rsidRPr="00000000" w14:paraId="000000C9">
                    <w:pPr>
                      <w:spacing w:after="40" w:lineRule="auto"/>
                      <w:rPr>
                        <w:ins w:author="Jemal Hussein" w:id="12" w:date="2026-04-01T05:08:06Z"/>
                        <w:rPrChange w:author="Jemal Hussein" w:id="13" w:date="2026-04-01T05:08:06Z">
                          <w:rPr>
                            <w:rFonts w:ascii="Calibri" w:cs="Calibri" w:eastAsia="Calibri" w:hAnsi="Calibri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1a1a1a"/>
                            <w:sz w:val="21"/>
                            <w:szCs w:val="21"/>
                            <w:u w:val="none"/>
                            <w:shd w:fill="auto" w:val="clear"/>
                            <w:vertAlign w:val="baseline"/>
                          </w:rPr>
                        </w:rPrChange>
                      </w:rPr>
                    </w:pPr>
                    <w:sdt>
                      <w:sdtPr>
                        <w:id w:val="-1135736507"/>
                        <w:tag w:val="goog_rdk_102"/>
                      </w:sdtPr>
                      <w:sdtContent>
                        <w:ins w:author="Jemal Hussein" w:id="12" w:date="2026-04-01T05:08:06Z"/>
                        <w:sdt>
                          <w:sdtPr>
                            <w:id w:val="-1180856190"/>
                            <w:tag w:val="goog_rdk_103"/>
                          </w:sdtPr>
                          <w:sdtContent>
                            <w:ins w:author="Jemal Hussein" w:id="12" w:date="2026-04-01T05:08:06Z">
                              <w:r w:rsidDel="00000000" w:rsidR="00000000" w:rsidRPr="00000000">
                                <w:rPr>
                                  <w:rtl w:val="0"/>
                                  <w:rPrChange w:author="Jemal Hussein" w:id="13" w:date="2026-04-01T05:08:06Z">
                                    <w:rPr>
                                      <w:rFonts w:ascii="Calibri" w:cs="Calibri" w:eastAsia="Calibri" w:hAnsi="Calibri"/>
                                      <w:b w:val="0"/>
                                      <w:bCs w:val="0"/>
                                      <w:i w:val="0"/>
                                      <w:iCs w:val="0"/>
                                      <w:smallCaps w:val="0"/>
                                      <w:strike w:val="0"/>
                                      <w:color w:val="1a1a1a"/>
                                      <w:sz w:val="21"/>
                                      <w:szCs w:val="21"/>
                                      <w:u w:val="none"/>
                                      <w:shd w:fill="auto" w:val="clear"/>
                                      <w:vertAlign w:val="baseline"/>
                                    </w:rPr>
                                  </w:rPrChange>
                                </w:rPr>
                                <w:t xml:space="preserve">$346.86</w:t>
                              </w:r>
                            </w:ins>
                          </w:sdtContent>
                        </w:sdt>
                        <w:ins w:author="Jemal Hussein" w:id="12" w:date="2026-04-01T05:08:06Z"/>
                      </w:sdtContent>
                    </w:sdt>
                  </w:p>
                </w:sdtContent>
              </w:sdt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sdt>
                <w:sdtPr>
                  <w:id w:val="1389511569"/>
                  <w:tag w:val="goog_rdk_107"/>
                </w:sdtPr>
                <w:sdtContent>
                  <w:p w:rsidR="00000000" w:rsidDel="00000000" w:rsidP="00000000" w:rsidRDefault="00000000" w:rsidRPr="00000000" w14:paraId="000000CA">
                    <w:pPr>
                      <w:spacing w:after="40" w:lineRule="auto"/>
                      <w:rPr>
                        <w:ins w:author="Jemal Hussein" w:id="12" w:date="2026-04-01T05:08:06Z"/>
                        <w:rPrChange w:author="Jemal Hussein" w:id="13" w:date="2026-04-01T05:08:06Z">
                          <w:rPr>
                            <w:rFonts w:ascii="Calibri" w:cs="Calibri" w:eastAsia="Calibri" w:hAnsi="Calibri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1a1a1a"/>
                            <w:sz w:val="21"/>
                            <w:szCs w:val="21"/>
                            <w:u w:val="none"/>
                            <w:shd w:fill="auto" w:val="clear"/>
                            <w:vertAlign w:val="baseline"/>
                          </w:rPr>
                        </w:rPrChange>
                      </w:rPr>
                    </w:pPr>
                    <w:sdt>
                      <w:sdtPr>
                        <w:id w:val="874362096"/>
                        <w:tag w:val="goog_rdk_105"/>
                      </w:sdtPr>
                      <w:sdtContent>
                        <w:ins w:author="Jemal Hussein" w:id="12" w:date="2026-04-01T05:08:06Z"/>
                        <w:sdt>
                          <w:sdtPr>
                            <w:id w:val="264893458"/>
                            <w:tag w:val="goog_rdk_106"/>
                          </w:sdtPr>
                          <w:sdtContent>
                            <w:ins w:author="Jemal Hussein" w:id="12" w:date="2026-04-01T05:08:06Z">
                              <w:r w:rsidDel="00000000" w:rsidR="00000000" w:rsidRPr="00000000">
                                <w:rPr>
                                  <w:rtl w:val="0"/>
                                  <w:rPrChange w:author="Jemal Hussein" w:id="13" w:date="2026-04-01T05:08:06Z">
                                    <w:rPr>
                                      <w:rFonts w:ascii="Calibri" w:cs="Calibri" w:eastAsia="Calibri" w:hAnsi="Calibri"/>
                                      <w:b w:val="0"/>
                                      <w:bCs w:val="0"/>
                                      <w:i w:val="0"/>
                                      <w:iCs w:val="0"/>
                                      <w:smallCaps w:val="0"/>
                                      <w:strike w:val="0"/>
                                      <w:color w:val="1a1a1a"/>
                                      <w:sz w:val="21"/>
                                      <w:szCs w:val="21"/>
                                      <w:u w:val="none"/>
                                      <w:shd w:fill="auto" w:val="clear"/>
                                      <w:vertAlign w:val="baseline"/>
                                    </w:rPr>
                                  </w:rPrChange>
                                </w:rPr>
                                <w:t xml:space="preserve">$395.91</w:t>
                              </w:r>
                            </w:ins>
                          </w:sdtContent>
                        </w:sdt>
                        <w:ins w:author="Jemal Hussein" w:id="12" w:date="2026-04-01T05:08:06Z"/>
                      </w:sdtContent>
                    </w:sdt>
                  </w:p>
                </w:sdtContent>
              </w:sdt>
            </w:tc>
          </w:tr>
        </w:sdtContent>
      </w:sdt>
      <w:sdt>
        <w:sdtPr>
          <w:id w:val="1554291655"/>
          <w:tag w:val="goog_rdk_108"/>
        </w:sdtPr>
        <w:sdtContent>
          <w:tr>
            <w:trPr>
              <w:cantSplit w:val="0"/>
              <w:trHeight w:val="500" w:hRule="atLeast"/>
              <w:tblHeader w:val="0"/>
              <w:ins w:author="Jemal Hussein" w:id="12" w:date="2026-04-01T05:08:06Z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sdt>
                <w:sdtPr>
                  <w:id w:val="-1088841147"/>
                  <w:tag w:val="goog_rdk_111"/>
                </w:sdtPr>
                <w:sdtContent>
                  <w:p w:rsidR="00000000" w:rsidDel="00000000" w:rsidP="00000000" w:rsidRDefault="00000000" w:rsidRPr="00000000" w14:paraId="000000CB">
                    <w:pPr>
                      <w:spacing w:after="40" w:lineRule="auto"/>
                      <w:rPr>
                        <w:ins w:author="Jemal Hussein" w:id="12" w:date="2026-04-01T05:08:06Z"/>
                        <w:rPrChange w:author="Jemal Hussein" w:id="13" w:date="2026-04-01T05:08:06Z">
                          <w:rPr>
                            <w:rFonts w:ascii="Calibri" w:cs="Calibri" w:eastAsia="Calibri" w:hAnsi="Calibri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1a1a1a"/>
                            <w:sz w:val="21"/>
                            <w:szCs w:val="21"/>
                            <w:u w:val="none"/>
                            <w:shd w:fill="auto" w:val="clear"/>
                            <w:vertAlign w:val="baseline"/>
                          </w:rPr>
                        </w:rPrChange>
                      </w:rPr>
                    </w:pPr>
                    <w:sdt>
                      <w:sdtPr>
                        <w:id w:val="-859506798"/>
                        <w:tag w:val="goog_rdk_109"/>
                      </w:sdtPr>
                      <w:sdtContent>
                        <w:ins w:author="Jemal Hussein" w:id="12" w:date="2026-04-01T05:08:06Z"/>
                        <w:sdt>
                          <w:sdtPr>
                            <w:id w:val="614244094"/>
                            <w:tag w:val="goog_rdk_110"/>
                          </w:sdtPr>
                          <w:sdtContent>
                            <w:ins w:author="Jemal Hussein" w:id="12" w:date="2026-04-01T05:08:06Z">
                              <w:r w:rsidDel="00000000" w:rsidR="00000000" w:rsidRPr="00000000">
                                <w:rPr>
                                  <w:rtl w:val="0"/>
                                  <w:rPrChange w:author="Jemal Hussein" w:id="13" w:date="2026-04-01T05:08:06Z">
                                    <w:rPr>
                                      <w:rFonts w:ascii="Calibri" w:cs="Calibri" w:eastAsia="Calibri" w:hAnsi="Calibri"/>
                                      <w:b w:val="0"/>
                                      <w:bCs w:val="0"/>
                                      <w:i w:val="0"/>
                                      <w:iCs w:val="0"/>
                                      <w:smallCaps w:val="0"/>
                                      <w:strike w:val="0"/>
                                      <w:color w:val="1a1a1a"/>
                                      <w:sz w:val="21"/>
                                      <w:szCs w:val="21"/>
                                      <w:u w:val="none"/>
                                      <w:shd w:fill="auto" w:val="clear"/>
                                      <w:vertAlign w:val="baseline"/>
                                    </w:rPr>
                                  </w:rPrChange>
                                </w:rPr>
                                <w:t xml:space="preserve">Max daily (5 members × 4 units)</w:t>
                              </w:r>
                            </w:ins>
                          </w:sdtContent>
                        </w:sdt>
                        <w:ins w:author="Jemal Hussein" w:id="12" w:date="2026-04-01T05:08:06Z"/>
                      </w:sdtContent>
                    </w:sdt>
                  </w:p>
                </w:sdtContent>
              </w:sdt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sdt>
                <w:sdtPr>
                  <w:id w:val="1968593330"/>
                  <w:tag w:val="goog_rdk_114"/>
                </w:sdtPr>
                <w:sdtContent>
                  <w:p w:rsidR="00000000" w:rsidDel="00000000" w:rsidP="00000000" w:rsidRDefault="00000000" w:rsidRPr="00000000" w14:paraId="000000CC">
                    <w:pPr>
                      <w:spacing w:after="40" w:lineRule="auto"/>
                      <w:rPr>
                        <w:ins w:author="Jemal Hussein" w:id="12" w:date="2026-04-01T05:08:06Z"/>
                        <w:rPrChange w:author="Jemal Hussein" w:id="13" w:date="2026-04-01T05:08:06Z">
                          <w:rPr>
                            <w:rFonts w:ascii="Calibri" w:cs="Calibri" w:eastAsia="Calibri" w:hAnsi="Calibri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1a1a1a"/>
                            <w:sz w:val="21"/>
                            <w:szCs w:val="21"/>
                            <w:u w:val="none"/>
                            <w:shd w:fill="auto" w:val="clear"/>
                            <w:vertAlign w:val="baseline"/>
                          </w:rPr>
                        </w:rPrChange>
                      </w:rPr>
                    </w:pPr>
                    <w:sdt>
                      <w:sdtPr>
                        <w:id w:val="1587408530"/>
                        <w:tag w:val="goog_rdk_112"/>
                      </w:sdtPr>
                      <w:sdtContent>
                        <w:ins w:author="Jemal Hussein" w:id="12" w:date="2026-04-01T05:08:06Z"/>
                        <w:sdt>
                          <w:sdtPr>
                            <w:id w:val="-2105003931"/>
                            <w:tag w:val="goog_rdk_113"/>
                          </w:sdtPr>
                          <w:sdtContent>
                            <w:ins w:author="Jemal Hussein" w:id="12" w:date="2026-04-01T05:08:06Z">
                              <w:r w:rsidDel="00000000" w:rsidR="00000000" w:rsidRPr="00000000">
                                <w:rPr>
                                  <w:rtl w:val="0"/>
                                  <w:rPrChange w:author="Jemal Hussein" w:id="13" w:date="2026-04-01T05:08:06Z">
                                    <w:rPr>
                                      <w:rFonts w:ascii="Calibri" w:cs="Calibri" w:eastAsia="Calibri" w:hAnsi="Calibri"/>
                                      <w:b w:val="0"/>
                                      <w:bCs w:val="0"/>
                                      <w:i w:val="0"/>
                                      <w:iCs w:val="0"/>
                                      <w:smallCaps w:val="0"/>
                                      <w:strike w:val="0"/>
                                      <w:color w:val="1a1a1a"/>
                                      <w:sz w:val="21"/>
                                      <w:szCs w:val="21"/>
                                      <w:u w:val="none"/>
                                      <w:shd w:fill="auto" w:val="clear"/>
                                      <w:vertAlign w:val="baseline"/>
                                    </w:rPr>
                                  </w:rPrChange>
                                </w:rPr>
                                <w:t xml:space="preserve">20</w:t>
                              </w:r>
                            </w:ins>
                          </w:sdtContent>
                        </w:sdt>
                        <w:ins w:author="Jemal Hussein" w:id="12" w:date="2026-04-01T05:08:06Z"/>
                      </w:sdtContent>
                    </w:sdt>
                  </w:p>
                </w:sdtContent>
              </w:sdt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sdt>
                <w:sdtPr>
                  <w:id w:val="-1586486248"/>
                  <w:tag w:val="goog_rdk_117"/>
                </w:sdtPr>
                <w:sdtContent>
                  <w:p w:rsidR="00000000" w:rsidDel="00000000" w:rsidP="00000000" w:rsidRDefault="00000000" w:rsidRPr="00000000" w14:paraId="000000CD">
                    <w:pPr>
                      <w:spacing w:after="40" w:lineRule="auto"/>
                      <w:rPr>
                        <w:ins w:author="Jemal Hussein" w:id="12" w:date="2026-04-01T05:08:06Z"/>
                        <w:rPrChange w:author="Jemal Hussein" w:id="13" w:date="2026-04-01T05:08:06Z">
                          <w:rPr>
                            <w:rFonts w:ascii="Calibri" w:cs="Calibri" w:eastAsia="Calibri" w:hAnsi="Calibri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1a1a1a"/>
                            <w:sz w:val="21"/>
                            <w:szCs w:val="21"/>
                            <w:u w:val="none"/>
                            <w:shd w:fill="auto" w:val="clear"/>
                            <w:vertAlign w:val="baseline"/>
                          </w:rPr>
                        </w:rPrChange>
                      </w:rPr>
                    </w:pPr>
                    <w:sdt>
                      <w:sdtPr>
                        <w:id w:val="-467939295"/>
                        <w:tag w:val="goog_rdk_115"/>
                      </w:sdtPr>
                      <w:sdtContent>
                        <w:ins w:author="Jemal Hussein" w:id="12" w:date="2026-04-01T05:08:06Z"/>
                        <w:sdt>
                          <w:sdtPr>
                            <w:id w:val="637683351"/>
                            <w:tag w:val="goog_rdk_116"/>
                          </w:sdtPr>
                          <w:sdtContent>
                            <w:ins w:author="Jemal Hussein" w:id="12" w:date="2026-04-01T05:08:06Z">
                              <w:r w:rsidDel="00000000" w:rsidR="00000000" w:rsidRPr="00000000">
                                <w:rPr>
                                  <w:rtl w:val="0"/>
                                  <w:rPrChange w:author="Jemal Hussein" w:id="13" w:date="2026-04-01T05:08:06Z">
                                    <w:rPr>
                                      <w:rFonts w:ascii="Calibri" w:cs="Calibri" w:eastAsia="Calibri" w:hAnsi="Calibri"/>
                                      <w:b w:val="0"/>
                                      <w:bCs w:val="0"/>
                                      <w:i w:val="0"/>
                                      <w:iCs w:val="0"/>
                                      <w:smallCaps w:val="0"/>
                                      <w:strike w:val="0"/>
                                      <w:color w:val="1a1a1a"/>
                                      <w:sz w:val="21"/>
                                      <w:szCs w:val="21"/>
                                      <w:u w:val="none"/>
                                      <w:shd w:fill="auto" w:val="clear"/>
                                      <w:vertAlign w:val="baseline"/>
                                    </w:rPr>
                                  </w:rPrChange>
                                </w:rPr>
                                <w:t xml:space="preserve">$533.20</w:t>
                              </w:r>
                            </w:ins>
                          </w:sdtContent>
                        </w:sdt>
                        <w:ins w:author="Jemal Hussein" w:id="12" w:date="2026-04-01T05:08:06Z"/>
                      </w:sdtContent>
                    </w:sdt>
                  </w:p>
                </w:sdtContent>
              </w:sdt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sdt>
                <w:sdtPr>
                  <w:id w:val="-152639400"/>
                  <w:tag w:val="goog_rdk_120"/>
                </w:sdtPr>
                <w:sdtContent>
                  <w:p w:rsidR="00000000" w:rsidDel="00000000" w:rsidP="00000000" w:rsidRDefault="00000000" w:rsidRPr="00000000" w14:paraId="000000CE">
                    <w:pPr>
                      <w:spacing w:after="40" w:lineRule="auto"/>
                      <w:rPr>
                        <w:ins w:author="Jemal Hussein" w:id="12" w:date="2026-04-01T05:08:06Z"/>
                        <w:rPrChange w:author="Jemal Hussein" w:id="13" w:date="2026-04-01T05:08:06Z">
                          <w:rPr>
                            <w:rFonts w:ascii="Calibri" w:cs="Calibri" w:eastAsia="Calibri" w:hAnsi="Calibri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1a1a1a"/>
                            <w:sz w:val="21"/>
                            <w:szCs w:val="21"/>
                            <w:u w:val="none"/>
                            <w:shd w:fill="auto" w:val="clear"/>
                            <w:vertAlign w:val="baseline"/>
                          </w:rPr>
                        </w:rPrChange>
                      </w:rPr>
                    </w:pPr>
                    <w:sdt>
                      <w:sdtPr>
                        <w:id w:val="-428527821"/>
                        <w:tag w:val="goog_rdk_118"/>
                      </w:sdtPr>
                      <w:sdtContent>
                        <w:ins w:author="Jemal Hussein" w:id="12" w:date="2026-04-01T05:08:06Z"/>
                        <w:sdt>
                          <w:sdtPr>
                            <w:id w:val="-1136416375"/>
                            <w:tag w:val="goog_rdk_119"/>
                          </w:sdtPr>
                          <w:sdtContent>
                            <w:ins w:author="Jemal Hussein" w:id="12" w:date="2026-04-01T05:08:06Z">
                              <w:r w:rsidDel="00000000" w:rsidR="00000000" w:rsidRPr="00000000">
                                <w:rPr>
                                  <w:rtl w:val="0"/>
                                  <w:rPrChange w:author="Jemal Hussein" w:id="13" w:date="2026-04-01T05:08:06Z">
                                    <w:rPr>
                                      <w:rFonts w:ascii="Calibri" w:cs="Calibri" w:eastAsia="Calibri" w:hAnsi="Calibri"/>
                                      <w:b w:val="0"/>
                                      <w:bCs w:val="0"/>
                                      <w:i w:val="0"/>
                                      <w:iCs w:val="0"/>
                                      <w:smallCaps w:val="0"/>
                                      <w:strike w:val="0"/>
                                      <w:color w:val="1a1a1a"/>
                                      <w:sz w:val="21"/>
                                      <w:szCs w:val="21"/>
                                      <w:u w:val="none"/>
                                      <w:shd w:fill="auto" w:val="clear"/>
                                      <w:vertAlign w:val="baseline"/>
                                    </w:rPr>
                                  </w:rPrChange>
                                </w:rPr>
                                <w:t xml:space="preserve">$385.40</w:t>
                              </w:r>
                            </w:ins>
                          </w:sdtContent>
                        </w:sdt>
                        <w:ins w:author="Jemal Hussein" w:id="12" w:date="2026-04-01T05:08:06Z"/>
                      </w:sdtContent>
                    </w:sdt>
                  </w:p>
                </w:sdtContent>
              </w:sdt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sdt>
                <w:sdtPr>
                  <w:id w:val="151455608"/>
                  <w:tag w:val="goog_rdk_123"/>
                </w:sdtPr>
                <w:sdtContent>
                  <w:p w:rsidR="00000000" w:rsidDel="00000000" w:rsidP="00000000" w:rsidRDefault="00000000" w:rsidRPr="00000000" w14:paraId="000000CF">
                    <w:pPr>
                      <w:spacing w:after="40" w:lineRule="auto"/>
                      <w:rPr>
                        <w:ins w:author="Jemal Hussein" w:id="12" w:date="2026-04-01T05:08:06Z"/>
                        <w:rPrChange w:author="Jemal Hussein" w:id="13" w:date="2026-04-01T05:08:06Z">
                          <w:rPr>
                            <w:rFonts w:ascii="Calibri" w:cs="Calibri" w:eastAsia="Calibri" w:hAnsi="Calibri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1a1a1a"/>
                            <w:sz w:val="21"/>
                            <w:szCs w:val="21"/>
                            <w:u w:val="none"/>
                            <w:shd w:fill="auto" w:val="clear"/>
                            <w:vertAlign w:val="baseline"/>
                          </w:rPr>
                        </w:rPrChange>
                      </w:rPr>
                    </w:pPr>
                    <w:sdt>
                      <w:sdtPr>
                        <w:id w:val="-2018611860"/>
                        <w:tag w:val="goog_rdk_121"/>
                      </w:sdtPr>
                      <w:sdtContent>
                        <w:ins w:author="Jemal Hussein" w:id="12" w:date="2026-04-01T05:08:06Z"/>
                        <w:sdt>
                          <w:sdtPr>
                            <w:id w:val="-1869935448"/>
                            <w:tag w:val="goog_rdk_122"/>
                          </w:sdtPr>
                          <w:sdtContent>
                            <w:ins w:author="Jemal Hussein" w:id="12" w:date="2026-04-01T05:08:06Z">
                              <w:r w:rsidDel="00000000" w:rsidR="00000000" w:rsidRPr="00000000">
                                <w:rPr>
                                  <w:rtl w:val="0"/>
                                  <w:rPrChange w:author="Jemal Hussein" w:id="13" w:date="2026-04-01T05:08:06Z">
                                    <w:rPr>
                                      <w:rFonts w:ascii="Calibri" w:cs="Calibri" w:eastAsia="Calibri" w:hAnsi="Calibri"/>
                                      <w:b w:val="0"/>
                                      <w:bCs w:val="0"/>
                                      <w:i w:val="0"/>
                                      <w:iCs w:val="0"/>
                                      <w:smallCaps w:val="0"/>
                                      <w:strike w:val="0"/>
                                      <w:color w:val="1a1a1a"/>
                                      <w:sz w:val="21"/>
                                      <w:szCs w:val="21"/>
                                      <w:u w:val="none"/>
                                      <w:shd w:fill="auto" w:val="clear"/>
                                      <w:vertAlign w:val="baseline"/>
                                    </w:rPr>
                                  </w:rPrChange>
                                </w:rPr>
                                <w:t xml:space="preserve">$439.89</w:t>
                              </w:r>
                            </w:ins>
                          </w:sdtContent>
                        </w:sdt>
                        <w:ins w:author="Jemal Hussein" w:id="12" w:date="2026-04-01T05:08:06Z"/>
                      </w:sdtContent>
                    </w:sdt>
                  </w:p>
                </w:sdtContent>
              </w:sdt>
            </w:tc>
          </w:tr>
        </w:sdtContent>
      </w:sdt>
    </w:tbl>
    <w:sdt>
      <w:sdtPr>
        <w:id w:val="-249190700"/>
        <w:tag w:val="goog_rdk_126"/>
      </w:sdtPr>
      <w:sdtContent>
        <w:p w:rsidR="00000000" w:rsidDel="00000000" w:rsidP="00000000" w:rsidRDefault="00000000" w:rsidRPr="00000000" w14:paraId="000000D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40" w:before="0" w:line="276" w:lineRule="auto"/>
            <w:ind w:left="0" w:right="0" w:firstLine="0"/>
            <w:jc w:val="left"/>
            <w:rPr>
              <w:ins w:author="Jemal Hussein" w:id="12" w:date="2026-04-01T05:08:06Z"/>
              <w:rPrChange w:author="Jemal Hussein" w:id="13" w:date="2026-04-01T05:08:06Z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1a1a1a"/>
                  <w:sz w:val="21"/>
                  <w:szCs w:val="21"/>
                  <w:u w:val="none"/>
                  <w:shd w:fill="auto" w:val="clear"/>
                  <w:vertAlign w:val="baseline"/>
                </w:rPr>
              </w:rPrChange>
            </w:rPr>
          </w:pPr>
          <w:sdt>
            <w:sdtPr>
              <w:id w:val="-683454067"/>
              <w:tag w:val="goog_rdk_124"/>
            </w:sdtPr>
            <w:sdtContent>
              <w:ins w:author="Jemal Hussein" w:id="12" w:date="2026-04-01T05:08:06Z"/>
              <w:sdt>
                <w:sdtPr>
                  <w:id w:val="1180916545"/>
                  <w:tag w:val="goog_rdk_125"/>
                </w:sdtPr>
                <w:sdtContent>
                  <w:ins w:author="Jemal Hussein" w:id="12" w:date="2026-04-01T05:08:06Z">
                    <w:r w:rsidDel="00000000" w:rsidR="00000000" w:rsidRPr="00000000">
                      <w:rPr>
                        <w:rtl w:val="0"/>
                      </w:rPr>
                    </w:r>
                  </w:ins>
                </w:sdtContent>
              </w:sdt>
              <w:ins w:author="Jemal Hussein" w:id="12" w:date="2026-04-01T05:08:06Z"/>
            </w:sdtContent>
          </w:sdt>
        </w:p>
      </w:sdtContent>
    </w:sdt>
    <w:sdt>
      <w:sdtPr>
        <w:id w:val="208656062"/>
        <w:tag w:val="goog_rdk_129"/>
      </w:sdtPr>
      <w:sdtContent>
        <w:p w:rsidR="00000000" w:rsidDel="00000000" w:rsidP="00000000" w:rsidRDefault="00000000" w:rsidRPr="00000000" w14:paraId="000000D1">
          <w:pPr>
            <w:spacing w:after="240" w:before="240" w:lineRule="auto"/>
            <w:rPr>
              <w:ins w:author="Jemal Hussein" w:id="12" w:date="2026-04-01T05:08:06Z"/>
              <w:i w:val="1"/>
              <w:iCs w:val="1"/>
              <w:rPrChange w:author="Jemal Hussein" w:id="13" w:date="2026-04-01T05:08:06Z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1a1a1a"/>
                  <w:sz w:val="21"/>
                  <w:szCs w:val="21"/>
                  <w:u w:val="none"/>
                  <w:shd w:fill="auto" w:val="clear"/>
                  <w:vertAlign w:val="baseline"/>
                </w:rPr>
              </w:rPrChange>
            </w:rPr>
          </w:pPr>
          <w:sdt>
            <w:sdtPr>
              <w:id w:val="1035967242"/>
              <w:tag w:val="goog_rdk_127"/>
            </w:sdtPr>
            <w:sdtContent>
              <w:ins w:author="Jemal Hussein" w:id="12" w:date="2026-04-01T05:08:06Z"/>
              <w:sdt>
                <w:sdtPr>
                  <w:id w:val="1128942414"/>
                  <w:tag w:val="goog_rdk_128"/>
                </w:sdtPr>
                <w:sdtContent>
                  <w:ins w:author="Jemal Hussein" w:id="12" w:date="2026-04-01T05:08:06Z">
                    <w:r w:rsidDel="00000000" w:rsidR="00000000" w:rsidRPr="00000000">
                      <w:rPr>
                        <w:i w:val="1"/>
                        <w:iCs w:val="1"/>
                        <w:rtl w:val="0"/>
                        <w:rPrChange w:author="Jemal Hussein" w:id="13" w:date="2026-04-01T05:08:06Z">
                          <w:rPr>
                            <w:rFonts w:ascii="Calibri" w:cs="Calibri" w:eastAsia="Calibri" w:hAnsi="Calibri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1a1a1a"/>
                            <w:sz w:val="21"/>
                            <w:szCs w:val="21"/>
                            <w:u w:val="none"/>
                            <w:shd w:fill="auto" w:val="clear"/>
                            <w:vertAlign w:val="baseline"/>
                          </w:rPr>
                        </w:rPrChange>
                      </w:rPr>
                      <w:t xml:space="preserve">P1 = Phase 1 (Pear Suite, midpoint fee). P2 = Phase 2 (direct billing, midpoint fee). Annual billing cap per member: $266.60 gross (10 units × $26.66).</w:t>
                    </w:r>
                  </w:ins>
                </w:sdtContent>
              </w:sdt>
              <w:ins w:author="Jemal Hussein" w:id="12" w:date="2026-04-01T05:08:06Z"/>
            </w:sdtContent>
          </w:sdt>
        </w:p>
      </w:sdtContent>
    </w:sdt>
    <w:sdt>
      <w:sdtPr>
        <w:id w:val="2108857509"/>
        <w:tag w:val="goog_rdk_132"/>
      </w:sdtPr>
      <w:sdtContent>
        <w:p w:rsidR="00000000" w:rsidDel="00000000" w:rsidP="00000000" w:rsidRDefault="00000000" w:rsidRPr="00000000" w14:paraId="000000D2">
          <w:pPr>
            <w:numPr>
              <w:ilvl w:val="0"/>
              <w:numId w:val="2"/>
            </w:numPr>
            <w:spacing w:after="0" w:afterAutospacing="0" w:before="240" w:lineRule="auto"/>
            <w:ind w:left="720" w:hanging="360"/>
            <w:rPr>
              <w:ins w:author="Jemal Hussein" w:id="12" w:date="2026-04-01T05:08:06Z"/>
            </w:rPr>
          </w:pPr>
          <w:sdt>
            <w:sdtPr>
              <w:id w:val="1836527181"/>
              <w:tag w:val="goog_rdk_130"/>
            </w:sdtPr>
            <w:sdtContent>
              <w:ins w:author="Jemal Hussein" w:id="12" w:date="2026-04-01T05:08:06Z"/>
              <w:sdt>
                <w:sdtPr>
                  <w:id w:val="-582675502"/>
                  <w:tag w:val="goog_rdk_131"/>
                </w:sdtPr>
                <w:sdtContent>
                  <w:ins w:author="Jemal Hussein" w:id="12" w:date="2026-04-01T05:08:06Z">
                    <w:r w:rsidDel="00000000" w:rsidR="00000000" w:rsidRPr="00000000">
                      <w:rPr>
                        <w:rtl w:val="0"/>
                        <w:rPrChange w:author="Jemal Hussein" w:id="13" w:date="2026-04-01T05:08:06Z">
                          <w:rPr>
                            <w:rFonts w:ascii="Calibri" w:cs="Calibri" w:eastAsia="Calibri" w:hAnsi="Calibri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1a1a1a"/>
                            <w:sz w:val="21"/>
                            <w:szCs w:val="21"/>
                            <w:u w:val="none"/>
                            <w:shd w:fill="auto" w:val="clear"/>
                            <w:vertAlign w:val="baseline"/>
                          </w:rPr>
                        </w:rPrChange>
                      </w:rPr>
                      <w:t xml:space="preserve">Transparent per-session earnings displayed before accepting a request</w:t>
                    </w:r>
                  </w:ins>
                </w:sdtContent>
              </w:sdt>
              <w:ins w:author="Jemal Hussein" w:id="12" w:date="2026-04-01T05:08:06Z"/>
            </w:sdtContent>
          </w:sdt>
        </w:p>
      </w:sdtContent>
    </w:sdt>
    <w:sdt>
      <w:sdtPr>
        <w:id w:val="-781536611"/>
        <w:tag w:val="goog_rdk_135"/>
      </w:sdtPr>
      <w:sdtContent>
        <w:p w:rsidR="00000000" w:rsidDel="00000000" w:rsidP="00000000" w:rsidRDefault="00000000" w:rsidRPr="00000000" w14:paraId="000000D3">
          <w:pPr>
            <w:numPr>
              <w:ilvl w:val="0"/>
              <w:numId w:val="2"/>
            </w:numPr>
            <w:spacing w:after="0" w:afterAutospacing="0" w:before="0" w:beforeAutospacing="0" w:lineRule="auto"/>
            <w:ind w:left="720" w:hanging="360"/>
            <w:rPr>
              <w:ins w:author="Jemal Hussein" w:id="12" w:date="2026-04-01T05:08:06Z"/>
            </w:rPr>
          </w:pPr>
          <w:sdt>
            <w:sdtPr>
              <w:id w:val="1693132487"/>
              <w:tag w:val="goog_rdk_133"/>
            </w:sdtPr>
            <w:sdtContent>
              <w:ins w:author="Jemal Hussein" w:id="12" w:date="2026-04-01T05:08:06Z"/>
              <w:sdt>
                <w:sdtPr>
                  <w:id w:val="-1420472961"/>
                  <w:tag w:val="goog_rdk_134"/>
                </w:sdtPr>
                <w:sdtContent>
                  <w:ins w:author="Jemal Hussein" w:id="12" w:date="2026-04-01T05:08:06Z">
                    <w:r w:rsidDel="00000000" w:rsidR="00000000" w:rsidRPr="00000000">
                      <w:rPr>
                        <w:rtl w:val="0"/>
                        <w:rPrChange w:author="Jemal Hussein" w:id="13" w:date="2026-04-01T05:08:06Z">
                          <w:rPr>
                            <w:rFonts w:ascii="Calibri" w:cs="Calibri" w:eastAsia="Calibri" w:hAnsi="Calibri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1a1a1a"/>
                            <w:sz w:val="21"/>
                            <w:szCs w:val="21"/>
                            <w:u w:val="none"/>
                            <w:shd w:fill="auto" w:val="clear"/>
                            <w:vertAlign w:val="baseline"/>
                          </w:rPr>
                        </w:rPrChange>
                      </w:rPr>
                      <w:t xml:space="preserve">Weekly direct deposit (initially via Pear Suite disbursement, later direct)</w:t>
                    </w:r>
                  </w:ins>
                </w:sdtContent>
              </w:sdt>
              <w:ins w:author="Jemal Hussein" w:id="12" w:date="2026-04-01T05:08:06Z"/>
            </w:sdtContent>
          </w:sdt>
        </w:p>
      </w:sdtContent>
    </w:sdt>
    <w:sdt>
      <w:sdtPr>
        <w:id w:val="-776763180"/>
        <w:tag w:val="goog_rdk_138"/>
      </w:sdtPr>
      <w:sdtContent>
        <w:p w:rsidR="00000000" w:rsidDel="00000000" w:rsidP="00000000" w:rsidRDefault="00000000" w:rsidRPr="00000000" w14:paraId="000000D4">
          <w:pPr>
            <w:numPr>
              <w:ilvl w:val="0"/>
              <w:numId w:val="2"/>
            </w:numPr>
            <w:spacing w:after="0" w:afterAutospacing="0" w:before="0" w:beforeAutospacing="0" w:lineRule="auto"/>
            <w:ind w:left="720" w:hanging="360"/>
            <w:rPr>
              <w:ins w:author="Jemal Hussein" w:id="12" w:date="2026-04-01T05:08:06Z"/>
            </w:rPr>
          </w:pPr>
          <w:sdt>
            <w:sdtPr>
              <w:id w:val="-476055469"/>
              <w:tag w:val="goog_rdk_136"/>
            </w:sdtPr>
            <w:sdtContent>
              <w:ins w:author="Jemal Hussein" w:id="12" w:date="2026-04-01T05:08:06Z"/>
              <w:sdt>
                <w:sdtPr>
                  <w:id w:val="869123520"/>
                  <w:tag w:val="goog_rdk_137"/>
                </w:sdtPr>
                <w:sdtContent>
                  <w:ins w:author="Jemal Hussein" w:id="12" w:date="2026-04-01T05:08:06Z">
                    <w:r w:rsidDel="00000000" w:rsidR="00000000" w:rsidRPr="00000000">
                      <w:rPr>
                        <w:rtl w:val="0"/>
                        <w:rPrChange w:author="Jemal Hussein" w:id="13" w:date="2026-04-01T05:08:06Z">
                          <w:rPr>
                            <w:rFonts w:ascii="Calibri" w:cs="Calibri" w:eastAsia="Calibri" w:hAnsi="Calibri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1a1a1a"/>
                            <w:sz w:val="21"/>
                            <w:szCs w:val="21"/>
                            <w:u w:val="none"/>
                            <w:shd w:fill="auto" w:val="clear"/>
                            <w:vertAlign w:val="baseline"/>
                          </w:rPr>
                        </w:rPrChange>
                      </w:rPr>
                      <w:t xml:space="preserve">Earnings dashboard: session history, pending claims, projected income</w:t>
                    </w:r>
                  </w:ins>
                </w:sdtContent>
              </w:sdt>
              <w:ins w:author="Jemal Hussein" w:id="12" w:date="2026-04-01T05:08:06Z"/>
            </w:sdtContent>
          </w:sdt>
        </w:p>
      </w:sdtContent>
    </w:sdt>
    <w:sdt>
      <w:sdtPr>
        <w:id w:val="666654595"/>
        <w:tag w:val="goog_rdk_140"/>
      </w:sdtPr>
      <w:sdtContent>
        <w:p w:rsidR="00000000" w:rsidDel="00000000" w:rsidP="00000000" w:rsidRDefault="00000000" w:rsidRPr="00000000" w14:paraId="000000D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4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PrChange w:author="Jemal Hussein" w:id="13" w:date="2026-04-01T05:08:06Z">
                <w:rPr/>
              </w:rPrChange>
            </w:rPr>
            <w:pPrChange w:author="Jemal Hussein" w:id="0" w:date="2026-04-01T05:08:06Z">
              <w:pPr>
                <w:keepNext w:val="0"/>
                <w:keepLines w:val="0"/>
                <w:pageBreakBefore w:val="0"/>
                <w:widowControl w:val="1"/>
                <w:numPr>
                  <w:ilvl w:val="0"/>
                  <w:numId w:val="4"/>
                </w:numPr>
                <w:pBdr>
                  <w:top w:space="0" w:sz="0" w:val="nil"/>
                  <w:left w:space="0" w:sz="0" w:val="nil"/>
                  <w:bottom w:space="0" w:sz="0" w:val="nil"/>
                  <w:right w:space="0" w:sz="0" w:val="nil"/>
                  <w:between w:space="0" w:sz="0" w:val="nil"/>
                </w:pBdr>
                <w:shd w:fill="auto" w:val="clear"/>
                <w:spacing w:after="40" w:before="0" w:line="276" w:lineRule="auto"/>
                <w:ind w:left="360" w:right="0" w:hanging="360"/>
                <w:jc w:val="left"/>
              </w:pPr>
            </w:pPrChange>
          </w:pPr>
          <w:sdt>
            <w:sdtPr>
              <w:id w:val="-1445674777"/>
              <w:tag w:val="goog_rdk_139"/>
            </w:sdtPr>
            <w:sdtContent>
              <w:r w:rsidDel="00000000" w:rsidR="00000000" w:rsidRPr="00000000">
                <w:rPr>
                  <w:rtl w:val="0"/>
                </w:rPr>
              </w:r>
            </w:sdtContent>
          </w:sdt>
        </w:p>
      </w:sdtContent>
    </w:sdt>
    <w:p w:rsidR="00000000" w:rsidDel="00000000" w:rsidP="00000000" w:rsidRDefault="00000000" w:rsidRPr="00000000" w14:paraId="000000D6">
      <w:pPr>
        <w:pStyle w:val="Heading2"/>
        <w:rPr/>
      </w:pPr>
      <w:r w:rsidDel="00000000" w:rsidR="00000000" w:rsidRPr="00000000">
        <w:rPr>
          <w:color w:val="1e3a5f"/>
          <w:sz w:val="28"/>
          <w:szCs w:val="28"/>
          <w:rtl w:val="0"/>
        </w:rPr>
        <w:t xml:space="preserve">Incentives (Wellth Model, Adapted for Workers)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Availability streaks: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Bonuses for consistent weekly availability.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Quality bonuses: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Higher ratings and positive outcomes unlock priority matching.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Specialization incentives: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Bonus pay for underserved verticals or geographies with high demand.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Milestone rewards: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Recognition and bonuses at session count thresholds.</w:t>
      </w:r>
    </w:p>
    <w:p w:rsidR="00000000" w:rsidDel="00000000" w:rsidP="00000000" w:rsidRDefault="00000000" w:rsidRPr="00000000" w14:paraId="000000DB">
      <w:pPr>
        <w:spacing w:after="120" w:lineRule="auto"/>
        <w:rPr/>
      </w:pPr>
      <w:r w:rsidDel="00000000" w:rsidR="00000000" w:rsidRPr="00000000">
        <w:rPr>
          <w:color w:val="1a1a1a"/>
          <w:sz w:val="21"/>
          <w:szCs w:val="21"/>
          <w:rtl w:val="0"/>
        </w:rPr>
        <w:t xml:space="preserve">Design principle: incentivize consistency and quality, not just volume.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1"/>
        <w:rPr/>
      </w:pPr>
      <w:r w:rsidDel="00000000" w:rsidR="00000000" w:rsidRPr="00000000">
        <w:rPr>
          <w:color w:val="0d2137"/>
          <w:sz w:val="40"/>
          <w:szCs w:val="40"/>
          <w:rtl w:val="0"/>
        </w:rPr>
        <w:t xml:space="preserve">8. Community Member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2"/>
        <w:rPr/>
      </w:pPr>
      <w:r w:rsidDel="00000000" w:rsidR="00000000" w:rsidRPr="00000000">
        <w:rPr>
          <w:color w:val="1e3a5f"/>
          <w:sz w:val="28"/>
          <w:szCs w:val="28"/>
          <w:rtl w:val="0"/>
        </w:rPr>
        <w:t xml:space="preserve">Onboarding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Minimal friction: name, zip code, primary need (from 5 verticals), preferred language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No insurance information required upfront — billing is on the CHW side through Pear Suite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Optional: insurance details for enhanced matching, demographic info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Privacy-first, HIPAA-compliant data handling from day one</w:t>
      </w:r>
    </w:p>
    <w:p w:rsidR="00000000" w:rsidDel="00000000" w:rsidP="00000000" w:rsidRDefault="00000000" w:rsidRPr="00000000" w14:paraId="000000E3">
      <w:pPr>
        <w:pStyle w:val="Heading2"/>
        <w:rPr/>
      </w:pPr>
      <w:r w:rsidDel="00000000" w:rsidR="00000000" w:rsidRPr="00000000">
        <w:rPr>
          <w:color w:val="1e3a5f"/>
          <w:sz w:val="28"/>
          <w:szCs w:val="28"/>
          <w:rtl w:val="0"/>
        </w:rPr>
        <w:t xml:space="preserve">Need Configuration &amp; Filtering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Select primary need vertical(s)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Preference filters: CHW gender preference, language, in-person vs. virtual, availability windows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Urgency indicator: routine / soon (within 48 hours) / urgent (same-day)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Brief description of what they need help with (free text, optional)</w:t>
      </w:r>
    </w:p>
    <w:p w:rsidR="00000000" w:rsidDel="00000000" w:rsidP="00000000" w:rsidRDefault="00000000" w:rsidRPr="00000000" w14:paraId="000000E8">
      <w:pPr>
        <w:pStyle w:val="Heading2"/>
        <w:rPr/>
      </w:pPr>
      <w:r w:rsidDel="00000000" w:rsidR="00000000" w:rsidRPr="00000000">
        <w:rPr>
          <w:color w:val="1e3a5f"/>
          <w:sz w:val="28"/>
          <w:szCs w:val="28"/>
          <w:rtl w:val="0"/>
        </w:rPr>
        <w:t xml:space="preserve">Matching &amp; Sessions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Platform presents a matched CHW with profile summary: name, photo, specializations, rating, languages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Member confirms or requests another match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Session modes: in-person (CHW comes to the member), virtual (video/audio), phone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Post-session: brief outcome survey (3-5 questions), option to schedule follow-up</w:t>
      </w:r>
    </w:p>
    <w:p w:rsidR="00000000" w:rsidDel="00000000" w:rsidP="00000000" w:rsidRDefault="00000000" w:rsidRPr="00000000" w14:paraId="000000ED">
      <w:pPr>
        <w:pStyle w:val="Heading2"/>
        <w:rPr/>
      </w:pPr>
      <w:r w:rsidDel="00000000" w:rsidR="00000000" w:rsidRPr="00000000">
        <w:rPr>
          <w:color w:val="1e3a5f"/>
          <w:sz w:val="28"/>
          <w:szCs w:val="28"/>
          <w:rtl w:val="0"/>
        </w:rPr>
        <w:t xml:space="preserve">Engagement Incentives (Wellth Model, Adapted for Members)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Follow-through rewards: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Earn credits for completing referral actions (attending a scheduled appointment, submitting a benefit application).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Loss-aversion mechanic: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Small monthly engagement credit that decreases with missed follow-ups (modeled on Wellth's $30/month with $2 daily deductions).</w:t>
      </w:r>
    </w:p>
    <w:p w:rsidR="00000000" w:rsidDel="00000000" w:rsidP="00000000" w:rsidRDefault="00000000" w:rsidRPr="00000000" w14:paraId="000000F0">
      <w:pPr>
        <w:spacing w:after="120" w:lineRule="auto"/>
        <w:rPr/>
      </w:pPr>
      <w:r w:rsidDel="00000000" w:rsidR="00000000" w:rsidRPr="00000000">
        <w:rPr>
          <w:color w:val="1a1a1a"/>
          <w:sz w:val="21"/>
          <w:szCs w:val="21"/>
          <w:rtl w:val="0"/>
        </w:rPr>
        <w:t xml:space="preserve">Credits redeemable for: transportation vouchers, grocery gift cards, phone minutes — things that address immediate needs.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1"/>
        <w:rPr/>
      </w:pPr>
      <w:r w:rsidDel="00000000" w:rsidR="00000000" w:rsidRPr="00000000">
        <w:rPr>
          <w:color w:val="0d2137"/>
          <w:sz w:val="40"/>
          <w:szCs w:val="40"/>
          <w:rtl w:val="0"/>
        </w:rPr>
        <w:t xml:space="preserve">9. </w:t>
      </w:r>
      <w:sdt>
        <w:sdtPr>
          <w:id w:val="1972079788"/>
          <w:tag w:val="goog_rdk_141"/>
        </w:sdtPr>
        <w:sdtContent>
          <w:commentRangeStart w:id="0"/>
        </w:sdtContent>
      </w:sdt>
      <w:r w:rsidDel="00000000" w:rsidR="00000000" w:rsidRPr="00000000">
        <w:rPr>
          <w:color w:val="0d2137"/>
          <w:sz w:val="40"/>
          <w:szCs w:val="40"/>
          <w:rtl w:val="0"/>
        </w:rPr>
        <w:t xml:space="preserve">Billing &amp; Revenue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2"/>
        <w:rPr/>
      </w:pPr>
      <w:r w:rsidDel="00000000" w:rsidR="00000000" w:rsidRPr="00000000">
        <w:rPr>
          <w:color w:val="1e3a5f"/>
          <w:sz w:val="28"/>
          <w:szCs w:val="28"/>
          <w:rtl w:val="0"/>
        </w:rPr>
        <w:t xml:space="preserve">Phase 1: Pear Suite Integration (Launch)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120" w:lineRule="auto"/>
        <w:rPr/>
      </w:pPr>
      <w:r w:rsidDel="00000000" w:rsidR="00000000" w:rsidRPr="00000000">
        <w:rPr>
          <w:color w:val="1a1a1a"/>
          <w:sz w:val="21"/>
          <w:szCs w:val="21"/>
          <w:rtl w:val="0"/>
        </w:rPr>
        <w:t xml:space="preserve">Compass routes completed session documentation to Pear Suite's billing platform. Pear Suite submits Medicaid claims through its Pear Cares Provider Network.</w:t>
      </w:r>
      <w:r w:rsidDel="00000000" w:rsidR="00000000" w:rsidRPr="00000000">
        <w:rPr>
          <w:rtl w:val="0"/>
        </w:rPr>
      </w:r>
    </w:p>
    <w:sdt>
      <w:sdtPr>
        <w:id w:val="1158980273"/>
        <w:tag w:val="goog_rdk_144"/>
      </w:sdtPr>
      <w:sdtContent>
        <w:p w:rsidR="00000000" w:rsidDel="00000000" w:rsidP="00000000" w:rsidRDefault="00000000" w:rsidRPr="00000000" w14:paraId="000000F5">
          <w:pPr>
            <w:spacing w:after="120" w:lineRule="auto"/>
            <w:rPr>
              <w:del w:author="Jemal Hussein" w:id="14" w:date="2026-04-01T05:09:08Z"/>
            </w:rPr>
          </w:pPr>
          <w:sdt>
            <w:sdtPr>
              <w:id w:val="-136156101"/>
              <w:tag w:val="goog_rdk_143"/>
            </w:sdtPr>
            <w:sdtContent>
              <w:del w:author="Jemal Hussein" w:id="14" w:date="2026-04-01T05:09:08Z">
                <w:r w:rsidDel="00000000" w:rsidR="00000000" w:rsidRPr="00000000">
                  <w:rPr>
                    <w:color w:val="1a1a1a"/>
                    <w:sz w:val="21"/>
                    <w:szCs w:val="21"/>
                    <w:rtl w:val="0"/>
                  </w:rPr>
                  <w:delText xml:space="preserve">Revenue split example at $40/session Medi-Cal rate:</w:delText>
                </w:r>
                <w:r w:rsidDel="00000000" w:rsidR="00000000" w:rsidRPr="00000000">
                  <w:rPr>
                    <w:rtl w:val="0"/>
                  </w:rPr>
                </w:r>
              </w:del>
            </w:sdtContent>
          </w:sdt>
        </w:p>
      </w:sdtContent>
    </w:sdt>
    <w:sdt>
      <w:sdtPr>
        <w:id w:val="-2109890455"/>
        <w:tag w:val="goog_rdk_146"/>
      </w:sdtPr>
      <w:sdtContent>
        <w:p w:rsidR="00000000" w:rsidDel="00000000" w:rsidP="00000000" w:rsidRDefault="00000000" w:rsidRPr="00000000" w14:paraId="000000F6">
          <w:pPr>
            <w:keepNext w:val="0"/>
            <w:keepLines w:val="0"/>
            <w:pageBreakBefore w:val="0"/>
            <w:widowControl w:val="1"/>
            <w:numPr>
              <w:ilvl w:val="0"/>
              <w:numId w:val="4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360" w:right="0" w:hanging="360"/>
            <w:jc w:val="left"/>
            <w:rPr>
              <w:del w:author="Jemal Hussein" w:id="14" w:date="2026-04-01T05:09:08Z"/>
            </w:rPr>
          </w:pPr>
          <w:sdt>
            <w:sdtPr>
              <w:id w:val="1865190921"/>
              <w:tag w:val="goog_rdk_145"/>
            </w:sdtPr>
            <w:sdtContent>
              <w:del w:author="Jemal Hussein" w:id="14" w:date="2026-04-01T05:09:08Z">
                <w:r w:rsidDel="00000000" w:rsidR="00000000" w:rsidRPr="00000000">
                  <w:rPr>
                    <w:rFonts w:ascii="Calibri" w:cs="Calibri" w:eastAsia="Calibri" w:hAnsi="Calibri"/>
                    <w:b w:val="0"/>
                    <w:bCs w:val="0"/>
                    <w:i w:val="0"/>
                    <w:iCs w:val="0"/>
                    <w:smallCaps w:val="0"/>
                    <w:strike w:val="0"/>
                    <w:color w:val="1a1a1a"/>
                    <w:sz w:val="21"/>
                    <w:szCs w:val="21"/>
                    <w:u w:val="none"/>
                    <w:shd w:fill="auto" w:val="clear"/>
                    <w:vertAlign w:val="baseline"/>
                    <w:rtl w:val="0"/>
                  </w:rPr>
                  <w:delText xml:space="preserve">Medicaid pays: $40.00</w:delText>
                </w:r>
              </w:del>
            </w:sdtContent>
          </w:sdt>
        </w:p>
      </w:sdtContent>
    </w:sdt>
    <w:sdt>
      <w:sdtPr>
        <w:id w:val="1540266168"/>
        <w:tag w:val="goog_rdk_148"/>
      </w:sdtPr>
      <w:sdtContent>
        <w:p w:rsidR="00000000" w:rsidDel="00000000" w:rsidP="00000000" w:rsidRDefault="00000000" w:rsidRPr="00000000" w14:paraId="000000F7">
          <w:pPr>
            <w:keepNext w:val="0"/>
            <w:keepLines w:val="0"/>
            <w:pageBreakBefore w:val="0"/>
            <w:widowControl w:val="1"/>
            <w:numPr>
              <w:ilvl w:val="0"/>
              <w:numId w:val="4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360" w:right="0" w:hanging="360"/>
            <w:jc w:val="left"/>
            <w:rPr>
              <w:del w:author="Jemal Hussein" w:id="14" w:date="2026-04-01T05:09:08Z"/>
            </w:rPr>
          </w:pPr>
          <w:sdt>
            <w:sdtPr>
              <w:id w:val="-2054761352"/>
              <w:tag w:val="goog_rdk_147"/>
            </w:sdtPr>
            <w:sdtContent>
              <w:del w:author="Jemal Hussein" w:id="14" w:date="2026-04-01T05:09:08Z">
                <w:r w:rsidDel="00000000" w:rsidR="00000000" w:rsidRPr="00000000">
                  <w:rPr>
                    <w:rFonts w:ascii="Calibri" w:cs="Calibri" w:eastAsia="Calibri" w:hAnsi="Calibri"/>
                    <w:b w:val="0"/>
                    <w:bCs w:val="0"/>
                    <w:i w:val="0"/>
                    <w:iCs w:val="0"/>
                    <w:smallCaps w:val="0"/>
                    <w:strike w:val="0"/>
                    <w:color w:val="1a1a1a"/>
                    <w:sz w:val="21"/>
                    <w:szCs w:val="21"/>
                    <w:u w:val="none"/>
                    <w:shd w:fill="auto" w:val="clear"/>
                    <w:vertAlign w:val="baseline"/>
                    <w:rtl w:val="0"/>
                  </w:rPr>
                  <w:delText xml:space="preserve">Pear Suite takes 15%: -$6.00</w:delText>
                </w:r>
              </w:del>
            </w:sdtContent>
          </w:sdt>
        </w:p>
      </w:sdtContent>
    </w:sdt>
    <w:sdt>
      <w:sdtPr>
        <w:id w:val="471107850"/>
        <w:tag w:val="goog_rdk_150"/>
      </w:sdtPr>
      <w:sdtContent>
        <w:p w:rsidR="00000000" w:rsidDel="00000000" w:rsidP="00000000" w:rsidRDefault="00000000" w:rsidRPr="00000000" w14:paraId="000000F8">
          <w:pPr>
            <w:keepNext w:val="0"/>
            <w:keepLines w:val="0"/>
            <w:pageBreakBefore w:val="0"/>
            <w:widowControl w:val="1"/>
            <w:numPr>
              <w:ilvl w:val="0"/>
              <w:numId w:val="4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360" w:right="0" w:hanging="360"/>
            <w:jc w:val="left"/>
            <w:rPr>
              <w:del w:author="Jemal Hussein" w:id="14" w:date="2026-04-01T05:09:08Z"/>
            </w:rPr>
          </w:pPr>
          <w:sdt>
            <w:sdtPr>
              <w:id w:val="1497641196"/>
              <w:tag w:val="goog_rdk_149"/>
            </w:sdtPr>
            <w:sdtContent>
              <w:del w:author="Jemal Hussein" w:id="14" w:date="2026-04-01T05:09:08Z">
                <w:r w:rsidDel="00000000" w:rsidR="00000000" w:rsidRPr="00000000">
                  <w:rPr>
                    <w:rFonts w:ascii="Calibri" w:cs="Calibri" w:eastAsia="Calibri" w:hAnsi="Calibri"/>
                    <w:b w:val="0"/>
                    <w:bCs w:val="0"/>
                    <w:i w:val="0"/>
                    <w:iCs w:val="0"/>
                    <w:smallCaps w:val="0"/>
                    <w:strike w:val="0"/>
                    <w:color w:val="1a1a1a"/>
                    <w:sz w:val="21"/>
                    <w:szCs w:val="21"/>
                    <w:u w:val="none"/>
                    <w:shd w:fill="auto" w:val="clear"/>
                    <w:vertAlign w:val="baseline"/>
                    <w:rtl w:val="0"/>
                  </w:rPr>
                  <w:delText xml:space="preserve">Compass takes 10-15%: -$3.40 to $5.10</w:delText>
                </w:r>
              </w:del>
            </w:sdtContent>
          </w:sdt>
        </w:p>
      </w:sdtContent>
    </w:sdt>
    <w:sdt>
      <w:sdtPr>
        <w:id w:val="97077418"/>
        <w:tag w:val="goog_rdk_152"/>
      </w:sdtPr>
      <w:sdtContent>
        <w:p w:rsidR="00000000" w:rsidDel="00000000" w:rsidP="00000000" w:rsidRDefault="00000000" w:rsidRPr="00000000" w14:paraId="000000F9">
          <w:pPr>
            <w:keepNext w:val="0"/>
            <w:keepLines w:val="0"/>
            <w:pageBreakBefore w:val="0"/>
            <w:widowControl w:val="1"/>
            <w:numPr>
              <w:ilvl w:val="0"/>
              <w:numId w:val="4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40" w:before="0" w:line="276" w:lineRule="auto"/>
            <w:ind w:left="360" w:right="0" w:hanging="360"/>
            <w:jc w:val="left"/>
            <w:rPr>
              <w:del w:author="Jemal Hussein" w:id="14" w:date="2026-04-01T05:09:08Z"/>
            </w:rPr>
          </w:pPr>
          <w:sdt>
            <w:sdtPr>
              <w:id w:val="1584236893"/>
              <w:tag w:val="goog_rdk_151"/>
            </w:sdtPr>
            <w:sdtContent>
              <w:del w:author="Jemal Hussein" w:id="14" w:date="2026-04-01T05:09:08Z">
                <w:r w:rsidDel="00000000" w:rsidR="00000000" w:rsidRPr="00000000">
                  <w:rPr>
                    <w:rFonts w:ascii="Calibri" w:cs="Calibri" w:eastAsia="Calibri" w:hAnsi="Calibri"/>
                    <w:b w:val="0"/>
                    <w:bCs w:val="0"/>
                    <w:i w:val="0"/>
                    <w:iCs w:val="0"/>
                    <w:smallCaps w:val="0"/>
                    <w:strike w:val="0"/>
                    <w:color w:val="1a1a1a"/>
                    <w:sz w:val="21"/>
                    <w:szCs w:val="21"/>
                    <w:u w:val="none"/>
                    <w:shd w:fill="auto" w:val="clear"/>
                    <w:vertAlign w:val="baseline"/>
                    <w:rtl w:val="0"/>
                  </w:rPr>
                  <w:delText xml:space="preserve">CHW receives: $28.90-$30.60</w:delText>
                </w:r>
              </w:del>
            </w:sdtContent>
          </w:sdt>
        </w:p>
      </w:sdtContent>
    </w:sdt>
    <w:sdt>
      <w:sdtPr>
        <w:id w:val="603058558"/>
        <w:tag w:val="goog_rdk_157"/>
      </w:sdtPr>
      <w:sdtContent>
        <w:p w:rsidR="00000000" w:rsidDel="00000000" w:rsidP="00000000" w:rsidRDefault="00000000" w:rsidRPr="00000000" w14:paraId="000000FA">
          <w:pPr>
            <w:spacing w:after="120" w:lineRule="auto"/>
            <w:rPr>
              <w:del w:author="Jemal Hussein" w:id="14" w:date="2026-04-01T05:09:08Z"/>
            </w:rPr>
          </w:pPr>
          <w:sdt>
            <w:sdtPr>
              <w:id w:val="1750417522"/>
              <w:tag w:val="goog_rdk_153"/>
            </w:sdtPr>
            <w:sdtContent>
              <w:del w:author="Jemal Hussein" w:id="14" w:date="2026-04-01T05:09:08Z">
                <w:r w:rsidDel="00000000" w:rsidR="00000000" w:rsidRPr="00000000">
                  <w:rPr>
                    <w:color w:val="1a1a1a"/>
                    <w:sz w:val="21"/>
                    <w:szCs w:val="21"/>
                    <w:rtl w:val="0"/>
                  </w:rPr>
                  <w:delText xml:space="preserve">Advantage: immediate billing capability without building claims infrastructure. Tradeoff: margin compression from double intermediary fees.</w:delText>
                </w:r>
              </w:del>
            </w:sdtContent>
          </w:sdt>
          <w:sdt>
            <w:sdtPr>
              <w:id w:val="517681357"/>
              <w:tag w:val="goog_rdk_154"/>
            </w:sdtPr>
            <w:sdtContent>
              <w:ins w:author="Jemal Hussein" w:id="14" w:date="2026-04-01T05:09:08Z">
                <w:sdt>
                  <w:sdtPr>
                    <w:id w:val="1665917840"/>
                    <w:tag w:val="goog_rdk_155"/>
                  </w:sdtPr>
                  <w:sdtContent>
                    <w:del w:author="Jemal Hussein" w:id="14" w:date="2026-04-01T05:09:08Z">
                      <w:r w:rsidDel="00000000" w:rsidR="00000000" w:rsidRPr="00000000">
                        <w:rPr>
                          <w:color w:val="1a1a1a"/>
                          <w:sz w:val="21"/>
                          <w:szCs w:val="21"/>
                          <w:rtl w:val="0"/>
                        </w:rPr>
                        <w:delText xml:space="preserve"> </w:delText>
                      </w:r>
                    </w:del>
                  </w:sdtContent>
                </w:sdt>
              </w:ins>
            </w:sdtContent>
          </w:sdt>
          <w:sdt>
            <w:sdtPr>
              <w:id w:val="1442472526"/>
              <w:tag w:val="goog_rdk_156"/>
            </w:sdtPr>
            <w:sdtContent>
              <w:del w:author="Jemal Hussein" w:id="14" w:date="2026-04-01T05:09:08Z">
                <w:r w:rsidDel="00000000" w:rsidR="00000000" w:rsidRPr="00000000">
                  <w:rPr>
                    <w:rtl w:val="0"/>
                  </w:rPr>
                </w:r>
              </w:del>
            </w:sdtContent>
          </w:sdt>
        </w:p>
      </w:sdtContent>
    </w:sdt>
    <w:sdt>
      <w:sdtPr>
        <w:id w:val="-1289083781"/>
        <w:tag w:val="goog_rdk_161"/>
      </w:sdtPr>
      <w:sdtContent>
        <w:p w:rsidR="00000000" w:rsidDel="00000000" w:rsidP="00000000" w:rsidRDefault="00000000" w:rsidRPr="00000000" w14:paraId="000000FB">
          <w:pPr>
            <w:pStyle w:val="Heading2"/>
            <w:spacing w:after="240" w:before="240" w:lineRule="auto"/>
            <w:rPr>
              <w:ins w:author="Jemal Hussein" w:id="14" w:date="2026-04-01T05:09:08Z"/>
              <w:b w:val="0"/>
              <w:bCs w:val="0"/>
              <w:color w:val="1e3a5f"/>
              <w:sz w:val="28"/>
              <w:szCs w:val="28"/>
              <w:rPrChange w:author="Jemal Hussein" w:id="15" w:date="2026-04-01T05:09:08Z">
                <w:rPr/>
              </w:rPrChange>
            </w:rPr>
          </w:pPr>
          <w:sdt>
            <w:sdtPr>
              <w:id w:val="-1991693466"/>
              <w:tag w:val="goog_rdk_159"/>
            </w:sdtPr>
            <w:sdtContent>
              <w:ins w:author="Jemal Hussein" w:id="14" w:date="2026-04-01T05:09:08Z"/>
              <w:sdt>
                <w:sdtPr>
                  <w:id w:val="958605634"/>
                  <w:tag w:val="goog_rdk_160"/>
                </w:sdtPr>
                <w:sdtContent>
                  <w:ins w:author="Jemal Hussein" w:id="14" w:date="2026-04-01T05:09:08Z">
                    <w:r w:rsidDel="00000000" w:rsidR="00000000" w:rsidRPr="00000000">
                      <w:rPr>
                        <w:b w:val="0"/>
                        <w:bCs w:val="0"/>
                        <w:color w:val="1e3a5f"/>
                        <w:sz w:val="28"/>
                        <w:szCs w:val="28"/>
                        <w:rtl w:val="0"/>
                        <w:rPrChange w:author="Jemal Hussein" w:id="15" w:date="2026-04-01T05:09:08Z">
                          <w:rPr/>
                        </w:rPrChange>
                      </w:rPr>
                      <w:t xml:space="preserve">Revenue split at $26.66/unit (Medi-Cal CA rate):</w:t>
                    </w:r>
                  </w:ins>
                </w:sdtContent>
              </w:sdt>
              <w:ins w:author="Jemal Hussein" w:id="14" w:date="2026-04-01T05:09:08Z"/>
            </w:sdtContent>
          </w:sdt>
        </w:p>
      </w:sdtContent>
    </w:sdt>
    <w:sdt>
      <w:sdtPr>
        <w:id w:val="-1979207416"/>
        <w:tag w:val="goog_rdk_164"/>
      </w:sdtPr>
      <w:sdtContent>
        <w:p w:rsidR="00000000" w:rsidDel="00000000" w:rsidP="00000000" w:rsidRDefault="00000000" w:rsidRPr="00000000" w14:paraId="000000FC">
          <w:pPr>
            <w:pStyle w:val="Heading2"/>
            <w:numPr>
              <w:ilvl w:val="0"/>
              <w:numId w:val="3"/>
            </w:numPr>
            <w:spacing w:after="0" w:afterAutospacing="0" w:before="240" w:lineRule="auto"/>
            <w:ind w:left="720" w:hanging="360"/>
            <w:rPr>
              <w:ins w:author="Jemal Hussein" w:id="14" w:date="2026-04-01T05:09:08Z"/>
              <w:b w:val="0"/>
              <w:bCs w:val="0"/>
              <w:color w:val="1e3a5f"/>
              <w:sz w:val="28"/>
              <w:szCs w:val="28"/>
            </w:rPr>
          </w:pPr>
          <w:sdt>
            <w:sdtPr>
              <w:id w:val="-119671210"/>
              <w:tag w:val="goog_rdk_162"/>
            </w:sdtPr>
            <w:sdtContent>
              <w:ins w:author="Jemal Hussein" w:id="14" w:date="2026-04-01T05:09:08Z"/>
              <w:sdt>
                <w:sdtPr>
                  <w:id w:val="1281576558"/>
                  <w:tag w:val="goog_rdk_163"/>
                </w:sdtPr>
                <w:sdtContent>
                  <w:ins w:author="Jemal Hussein" w:id="14" w:date="2026-04-01T05:09:08Z">
                    <w:r w:rsidDel="00000000" w:rsidR="00000000" w:rsidRPr="00000000">
                      <w:rPr>
                        <w:b w:val="0"/>
                        <w:bCs w:val="0"/>
                        <w:color w:val="1e3a5f"/>
                        <w:sz w:val="28"/>
                        <w:szCs w:val="28"/>
                        <w:rtl w:val="0"/>
                        <w:rPrChange w:author="Jemal Hussein" w:id="15" w:date="2026-04-01T05:09:08Z">
                          <w:rPr/>
                        </w:rPrChange>
                      </w:rPr>
                      <w:t xml:space="preserve">Medicaid pays: $26.66</w:t>
                    </w:r>
                  </w:ins>
                </w:sdtContent>
              </w:sdt>
              <w:ins w:author="Jemal Hussein" w:id="14" w:date="2026-04-01T05:09:08Z"/>
            </w:sdtContent>
          </w:sdt>
        </w:p>
      </w:sdtContent>
    </w:sdt>
    <w:sdt>
      <w:sdtPr>
        <w:id w:val="-641268502"/>
        <w:tag w:val="goog_rdk_167"/>
      </w:sdtPr>
      <w:sdtContent>
        <w:p w:rsidR="00000000" w:rsidDel="00000000" w:rsidP="00000000" w:rsidRDefault="00000000" w:rsidRPr="00000000" w14:paraId="000000FD">
          <w:pPr>
            <w:pStyle w:val="Heading2"/>
            <w:numPr>
              <w:ilvl w:val="0"/>
              <w:numId w:val="3"/>
            </w:numPr>
            <w:spacing w:after="0" w:afterAutospacing="0" w:before="0" w:beforeAutospacing="0" w:lineRule="auto"/>
            <w:ind w:left="720" w:hanging="360"/>
            <w:rPr>
              <w:ins w:author="Jemal Hussein" w:id="14" w:date="2026-04-01T05:09:08Z"/>
              <w:b w:val="0"/>
              <w:bCs w:val="0"/>
              <w:color w:val="1e3a5f"/>
              <w:sz w:val="28"/>
              <w:szCs w:val="28"/>
            </w:rPr>
          </w:pPr>
          <w:sdt>
            <w:sdtPr>
              <w:id w:val="-460042959"/>
              <w:tag w:val="goog_rdk_165"/>
            </w:sdtPr>
            <w:sdtContent>
              <w:ins w:author="Jemal Hussein" w:id="14" w:date="2026-04-01T05:09:08Z"/>
              <w:sdt>
                <w:sdtPr>
                  <w:id w:val="-1286003176"/>
                  <w:tag w:val="goog_rdk_166"/>
                </w:sdtPr>
                <w:sdtContent>
                  <w:ins w:author="Jemal Hussein" w:id="14" w:date="2026-04-01T05:09:08Z">
                    <w:r w:rsidDel="00000000" w:rsidR="00000000" w:rsidRPr="00000000">
                      <w:rPr>
                        <w:b w:val="0"/>
                        <w:bCs w:val="0"/>
                        <w:color w:val="1e3a5f"/>
                        <w:sz w:val="28"/>
                        <w:szCs w:val="28"/>
                        <w:rtl w:val="0"/>
                        <w:rPrChange w:author="Jemal Hussein" w:id="15" w:date="2026-04-01T05:09:08Z">
                          <w:rPr/>
                        </w:rPrChange>
                      </w:rPr>
                      <w:t xml:space="preserve">Pear Suite takes 15%: – $4.00</w:t>
                    </w:r>
                  </w:ins>
                </w:sdtContent>
              </w:sdt>
              <w:ins w:author="Jemal Hussein" w:id="14" w:date="2026-04-01T05:09:08Z"/>
            </w:sdtContent>
          </w:sdt>
        </w:p>
      </w:sdtContent>
    </w:sdt>
    <w:sdt>
      <w:sdtPr>
        <w:id w:val="1385973216"/>
        <w:tag w:val="goog_rdk_170"/>
      </w:sdtPr>
      <w:sdtContent>
        <w:p w:rsidR="00000000" w:rsidDel="00000000" w:rsidP="00000000" w:rsidRDefault="00000000" w:rsidRPr="00000000" w14:paraId="000000FE">
          <w:pPr>
            <w:pStyle w:val="Heading2"/>
            <w:numPr>
              <w:ilvl w:val="0"/>
              <w:numId w:val="3"/>
            </w:numPr>
            <w:spacing w:after="0" w:afterAutospacing="0" w:before="0" w:beforeAutospacing="0" w:lineRule="auto"/>
            <w:ind w:left="720" w:hanging="360"/>
            <w:rPr>
              <w:ins w:author="Jemal Hussein" w:id="14" w:date="2026-04-01T05:09:08Z"/>
              <w:b w:val="0"/>
              <w:bCs w:val="0"/>
              <w:color w:val="1e3a5f"/>
              <w:sz w:val="28"/>
              <w:szCs w:val="28"/>
            </w:rPr>
          </w:pPr>
          <w:sdt>
            <w:sdtPr>
              <w:id w:val="-265799469"/>
              <w:tag w:val="goog_rdk_168"/>
            </w:sdtPr>
            <w:sdtContent>
              <w:ins w:author="Jemal Hussein" w:id="14" w:date="2026-04-01T05:09:08Z"/>
              <w:sdt>
                <w:sdtPr>
                  <w:id w:val="-1446985811"/>
                  <w:tag w:val="goog_rdk_169"/>
                </w:sdtPr>
                <w:sdtContent>
                  <w:ins w:author="Jemal Hussein" w:id="14" w:date="2026-04-01T05:09:08Z">
                    <w:r w:rsidDel="00000000" w:rsidR="00000000" w:rsidRPr="00000000">
                      <w:rPr>
                        <w:b w:val="0"/>
                        <w:bCs w:val="0"/>
                        <w:color w:val="1e3a5f"/>
                        <w:sz w:val="28"/>
                        <w:szCs w:val="28"/>
                        <w:rtl w:val="0"/>
                        <w:rPrChange w:author="Jemal Hussein" w:id="15" w:date="2026-04-01T05:09:08Z">
                          <w:rPr/>
                        </w:rPrChange>
                      </w:rPr>
                      <w:t xml:space="preserve">CompassCHW takes 10–15%: – $2.67–$4.00</w:t>
                    </w:r>
                  </w:ins>
                </w:sdtContent>
              </w:sdt>
              <w:ins w:author="Jemal Hussein" w:id="14" w:date="2026-04-01T05:09:08Z"/>
            </w:sdtContent>
          </w:sdt>
        </w:p>
      </w:sdtContent>
    </w:sdt>
    <w:sdt>
      <w:sdtPr>
        <w:id w:val="-1902674734"/>
        <w:tag w:val="goog_rdk_173"/>
      </w:sdtPr>
      <w:sdtContent>
        <w:p w:rsidR="00000000" w:rsidDel="00000000" w:rsidP="00000000" w:rsidRDefault="00000000" w:rsidRPr="00000000" w14:paraId="000000FF">
          <w:pPr>
            <w:pStyle w:val="Heading2"/>
            <w:numPr>
              <w:ilvl w:val="0"/>
              <w:numId w:val="3"/>
            </w:numPr>
            <w:spacing w:after="240" w:before="0" w:beforeAutospacing="0" w:lineRule="auto"/>
            <w:ind w:left="720" w:hanging="360"/>
            <w:rPr>
              <w:ins w:author="Jemal Hussein" w:id="14" w:date="2026-04-01T05:09:08Z"/>
              <w:b w:val="0"/>
              <w:bCs w:val="0"/>
              <w:color w:val="1e3a5f"/>
              <w:sz w:val="28"/>
              <w:szCs w:val="28"/>
            </w:rPr>
          </w:pPr>
          <w:sdt>
            <w:sdtPr>
              <w:id w:val="-1412276705"/>
              <w:tag w:val="goog_rdk_171"/>
            </w:sdtPr>
            <w:sdtContent>
              <w:ins w:author="Jemal Hussein" w:id="14" w:date="2026-04-01T05:09:08Z"/>
              <w:sdt>
                <w:sdtPr>
                  <w:id w:val="-201375536"/>
                  <w:tag w:val="goog_rdk_172"/>
                </w:sdtPr>
                <w:sdtContent>
                  <w:ins w:author="Jemal Hussein" w:id="14" w:date="2026-04-01T05:09:08Z">
                    <w:r w:rsidDel="00000000" w:rsidR="00000000" w:rsidRPr="00000000">
                      <w:rPr>
                        <w:b w:val="0"/>
                        <w:bCs w:val="0"/>
                        <w:color w:val="1e3a5f"/>
                        <w:sz w:val="28"/>
                        <w:szCs w:val="28"/>
                        <w:rtl w:val="0"/>
                        <w:rPrChange w:author="Jemal Hussein" w:id="15" w:date="2026-04-01T05:09:08Z">
                          <w:rPr/>
                        </w:rPrChange>
                      </w:rPr>
                      <w:t xml:space="preserve">CHW receives: $18.66–$20.00/unit</w:t>
                    </w:r>
                  </w:ins>
                </w:sdtContent>
              </w:sdt>
              <w:ins w:author="Jemal Hussein" w:id="14" w:date="2026-04-01T05:09:08Z"/>
            </w:sdtContent>
          </w:sdt>
        </w:p>
      </w:sdtContent>
    </w:sdt>
    <w:sdt>
      <w:sdtPr>
        <w:id w:val="-428462869"/>
        <w:tag w:val="goog_rdk_177"/>
      </w:sdtPr>
      <w:sdtContent>
        <w:p w:rsidR="00000000" w:rsidDel="00000000" w:rsidP="00000000" w:rsidRDefault="00000000" w:rsidRPr="00000000" w14:paraId="00000100">
          <w:pPr>
            <w:pStyle w:val="Heading2"/>
            <w:spacing w:after="240" w:before="240" w:lineRule="auto"/>
            <w:rPr/>
            <w:pPrChange w:author="Jemal Hussein" w:id="0" w:date="2026-04-01T05:09:08Z">
              <w:pPr>
                <w:pStyle w:val="Heading2"/>
              </w:pPr>
            </w:pPrChange>
          </w:pPr>
          <w:sdt>
            <w:sdtPr>
              <w:id w:val="2036131613"/>
              <w:tag w:val="goog_rdk_174"/>
            </w:sdtPr>
            <w:sdtContent>
              <w:ins w:author="Jemal Hussein" w:id="14" w:date="2026-04-01T05:09:08Z"/>
              <w:sdt>
                <w:sdtPr>
                  <w:id w:val="-1780476990"/>
                  <w:tag w:val="goog_rdk_175"/>
                </w:sdtPr>
                <w:sdtContent>
                  <w:ins w:author="Jemal Hussein" w:id="14" w:date="2026-04-01T05:09:08Z">
                    <w:r w:rsidDel="00000000" w:rsidR="00000000" w:rsidRPr="00000000">
                      <w:rPr>
                        <w:b w:val="0"/>
                        <w:bCs w:val="0"/>
                        <w:color w:val="1e3a5f"/>
                        <w:sz w:val="28"/>
                        <w:szCs w:val="28"/>
                        <w:rtl w:val="0"/>
                        <w:rPrChange w:author="Jemal Hussein" w:id="15" w:date="2026-04-01T05:09:08Z">
                          <w:rPr/>
                        </w:rPrChange>
                      </w:rPr>
                      <w:t xml:space="preserve">Advantage: immediate billing capability without building claims infrastructure. Tradeoff: margin compression from double intermediary fees.</w:t>
                    </w:r>
                  </w:ins>
                </w:sdtContent>
              </w:sdt>
              <w:ins w:author="Jemal Hussein" w:id="14" w:date="2026-04-01T05:09:08Z">
                <w:sdt>
                  <w:sdtPr>
                    <w:id w:val="1495911195"/>
                    <w:tag w:val="goog_rdk_176"/>
                  </w:sdtPr>
                  <w:sdtContent>
                    <w:r w:rsidDel="00000000" w:rsidR="00000000" w:rsidRPr="00000000">
                      <w:rPr>
                        <w:color w:val="1e3a5f"/>
                        <w:sz w:val="28"/>
                        <w:szCs w:val="28"/>
                        <w:rtl w:val="0"/>
                        <w:rPrChange w:author="Jemal Hussein" w:id="15" w:date="2026-04-01T05:09:08Z">
                          <w:rPr/>
                        </w:rPrChange>
                      </w:rPr>
                      <w:br w:type="textWrapping"/>
                      <w:br w:type="textWrapping"/>
                    </w:r>
                  </w:sdtContent>
                </w:sdt>
              </w:ins>
            </w:sdtContent>
          </w:sdt>
          <w:r w:rsidDel="00000000" w:rsidR="00000000" w:rsidRPr="00000000">
            <w:rPr>
              <w:color w:val="1e3a5f"/>
              <w:sz w:val="28"/>
              <w:szCs w:val="28"/>
              <w:rtl w:val="0"/>
            </w:rPr>
            <w:t xml:space="preserve">Phase 2: Proprietary Billing (Month 12+)</w:t>
          </w:r>
          <w:r w:rsidDel="00000000" w:rsidR="00000000" w:rsidRPr="00000000">
            <w:rPr>
              <w:rtl w:val="0"/>
            </w:rPr>
          </w:r>
        </w:p>
      </w:sdtContent>
    </w:sdt>
    <w:sdt>
      <w:sdtPr>
        <w:id w:val="1302411577"/>
        <w:tag w:val="goog_rdk_180"/>
      </w:sdtPr>
      <w:sdtContent>
        <w:p w:rsidR="00000000" w:rsidDel="00000000" w:rsidP="00000000" w:rsidRDefault="00000000" w:rsidRPr="00000000" w14:paraId="00000101">
          <w:pPr>
            <w:spacing w:after="120" w:lineRule="auto"/>
            <w:rPr>
              <w:del w:author="Jemal Hussein" w:id="16" w:date="2026-04-01T05:10:27Z"/>
            </w:rPr>
          </w:pPr>
          <w:sdt>
            <w:sdtPr>
              <w:id w:val="425289196"/>
              <w:tag w:val="goog_rdk_179"/>
            </w:sdtPr>
            <w:sdtContent>
              <w:del w:author="Jemal Hussein" w:id="16" w:date="2026-04-01T05:10:27Z">
                <w:r w:rsidDel="00000000" w:rsidR="00000000" w:rsidRPr="00000000">
                  <w:rPr>
                    <w:color w:val="1a1a1a"/>
                    <w:sz w:val="21"/>
                    <w:szCs w:val="21"/>
                    <w:rtl w:val="0"/>
                  </w:rPr>
                  <w:delText xml:space="preserve">Build direct Medicaid claim submission (EDI 837 professional claims). Eliminates Pear Suite's 15% fee.</w:delText>
                </w:r>
                <w:r w:rsidDel="00000000" w:rsidR="00000000" w:rsidRPr="00000000">
                  <w:rPr>
                    <w:rtl w:val="0"/>
                  </w:rPr>
                </w:r>
              </w:del>
            </w:sdtContent>
          </w:sdt>
        </w:p>
      </w:sdtContent>
    </w:sdt>
    <w:sdt>
      <w:sdtPr>
        <w:id w:val="1124804352"/>
        <w:tag w:val="goog_rdk_182"/>
      </w:sdtPr>
      <w:sdtContent>
        <w:p w:rsidR="00000000" w:rsidDel="00000000" w:rsidP="00000000" w:rsidRDefault="00000000" w:rsidRPr="00000000" w14:paraId="00000102">
          <w:pPr>
            <w:keepNext w:val="0"/>
            <w:keepLines w:val="0"/>
            <w:pageBreakBefore w:val="0"/>
            <w:widowControl w:val="1"/>
            <w:numPr>
              <w:ilvl w:val="0"/>
              <w:numId w:val="4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360" w:right="0" w:hanging="360"/>
            <w:jc w:val="left"/>
            <w:rPr>
              <w:del w:author="Jemal Hussein" w:id="16" w:date="2026-04-01T05:10:27Z"/>
            </w:rPr>
          </w:pPr>
          <w:sdt>
            <w:sdtPr>
              <w:id w:val="275682968"/>
              <w:tag w:val="goog_rdk_181"/>
            </w:sdtPr>
            <w:sdtContent>
              <w:del w:author="Jemal Hussein" w:id="16" w:date="2026-04-01T05:10:27Z">
                <w:r w:rsidDel="00000000" w:rsidR="00000000" w:rsidRPr="00000000">
                  <w:rPr>
                    <w:rFonts w:ascii="Calibri" w:cs="Calibri" w:eastAsia="Calibri" w:hAnsi="Calibri"/>
                    <w:b w:val="0"/>
                    <w:bCs w:val="0"/>
                    <w:i w:val="0"/>
                    <w:iCs w:val="0"/>
                    <w:smallCaps w:val="0"/>
                    <w:strike w:val="0"/>
                    <w:color w:val="1a1a1a"/>
                    <w:sz w:val="21"/>
                    <w:szCs w:val="21"/>
                    <w:u w:val="none"/>
                    <w:shd w:fill="auto" w:val="clear"/>
                    <w:vertAlign w:val="baseline"/>
                    <w:rtl w:val="0"/>
                  </w:rPr>
                  <w:delText xml:space="preserve">Medicaid pays: $40.00</w:delText>
                </w:r>
              </w:del>
            </w:sdtContent>
          </w:sdt>
        </w:p>
      </w:sdtContent>
    </w:sdt>
    <w:sdt>
      <w:sdtPr>
        <w:id w:val="446837223"/>
        <w:tag w:val="goog_rdk_184"/>
      </w:sdtPr>
      <w:sdtContent>
        <w:p w:rsidR="00000000" w:rsidDel="00000000" w:rsidP="00000000" w:rsidRDefault="00000000" w:rsidRPr="00000000" w14:paraId="00000103">
          <w:pPr>
            <w:keepNext w:val="0"/>
            <w:keepLines w:val="0"/>
            <w:pageBreakBefore w:val="0"/>
            <w:widowControl w:val="1"/>
            <w:numPr>
              <w:ilvl w:val="0"/>
              <w:numId w:val="4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360" w:right="0" w:hanging="360"/>
            <w:jc w:val="left"/>
            <w:rPr>
              <w:del w:author="Jemal Hussein" w:id="16" w:date="2026-04-01T05:10:27Z"/>
            </w:rPr>
          </w:pPr>
          <w:sdt>
            <w:sdtPr>
              <w:id w:val="814816106"/>
              <w:tag w:val="goog_rdk_183"/>
            </w:sdtPr>
            <w:sdtContent>
              <w:del w:author="Jemal Hussein" w:id="16" w:date="2026-04-01T05:10:27Z">
                <w:r w:rsidDel="00000000" w:rsidR="00000000" w:rsidRPr="00000000">
                  <w:rPr>
                    <w:rFonts w:ascii="Calibri" w:cs="Calibri" w:eastAsia="Calibri" w:hAnsi="Calibri"/>
                    <w:b w:val="0"/>
                    <w:bCs w:val="0"/>
                    <w:i w:val="0"/>
                    <w:iCs w:val="0"/>
                    <w:smallCaps w:val="0"/>
                    <w:strike w:val="0"/>
                    <w:color w:val="1a1a1a"/>
                    <w:sz w:val="21"/>
                    <w:szCs w:val="21"/>
                    <w:u w:val="none"/>
                    <w:shd w:fill="auto" w:val="clear"/>
                    <w:vertAlign w:val="baseline"/>
                    <w:rtl w:val="0"/>
                  </w:rPr>
                  <w:delText xml:space="preserve">Compass takes 15-20%: -$6.00 to $8.00</w:delText>
                </w:r>
              </w:del>
            </w:sdtContent>
          </w:sdt>
        </w:p>
      </w:sdtContent>
    </w:sdt>
    <w:sdt>
      <w:sdtPr>
        <w:id w:val="1914897185"/>
        <w:tag w:val="goog_rdk_186"/>
      </w:sdtPr>
      <w:sdtContent>
        <w:p w:rsidR="00000000" w:rsidDel="00000000" w:rsidP="00000000" w:rsidRDefault="00000000" w:rsidRPr="00000000" w14:paraId="00000104">
          <w:pPr>
            <w:keepNext w:val="0"/>
            <w:keepLines w:val="0"/>
            <w:pageBreakBefore w:val="0"/>
            <w:widowControl w:val="1"/>
            <w:numPr>
              <w:ilvl w:val="0"/>
              <w:numId w:val="4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40" w:before="0" w:line="276" w:lineRule="auto"/>
            <w:ind w:left="360" w:right="0" w:hanging="360"/>
            <w:jc w:val="left"/>
            <w:rPr>
              <w:del w:author="Jemal Hussein" w:id="16" w:date="2026-04-01T05:10:27Z"/>
            </w:rPr>
          </w:pPr>
          <w:sdt>
            <w:sdtPr>
              <w:id w:val="1696917337"/>
              <w:tag w:val="goog_rdk_185"/>
            </w:sdtPr>
            <w:sdtContent>
              <w:del w:author="Jemal Hussein" w:id="16" w:date="2026-04-01T05:10:27Z">
                <w:r w:rsidDel="00000000" w:rsidR="00000000" w:rsidRPr="00000000">
                  <w:rPr>
                    <w:rFonts w:ascii="Calibri" w:cs="Calibri" w:eastAsia="Calibri" w:hAnsi="Calibri"/>
                    <w:b w:val="0"/>
                    <w:bCs w:val="0"/>
                    <w:i w:val="0"/>
                    <w:iCs w:val="0"/>
                    <w:smallCaps w:val="0"/>
                    <w:strike w:val="0"/>
                    <w:color w:val="1a1a1a"/>
                    <w:sz w:val="21"/>
                    <w:szCs w:val="21"/>
                    <w:u w:val="none"/>
                    <w:shd w:fill="auto" w:val="clear"/>
                    <w:vertAlign w:val="baseline"/>
                    <w:rtl w:val="0"/>
                  </w:rPr>
                  <w:delText xml:space="preserve">CHW receives: $32.00-$34.00</w:delText>
                </w:r>
              </w:del>
            </w:sdtContent>
          </w:sdt>
        </w:p>
      </w:sdtContent>
    </w:sdt>
    <w:sdt>
      <w:sdtPr>
        <w:id w:val="1555018344"/>
        <w:tag w:val="goog_rdk_189"/>
      </w:sdtPr>
      <w:sdtContent>
        <w:p w:rsidR="00000000" w:rsidDel="00000000" w:rsidP="00000000" w:rsidRDefault="00000000" w:rsidRPr="00000000" w14:paraId="00000105">
          <w:pPr>
            <w:spacing w:after="120" w:before="120" w:lineRule="auto"/>
            <w:ind w:left="567" w:firstLine="0"/>
            <w:rPr>
              <w:ins w:author="Jemal Hussein" w:id="17" w:date="2026-04-01T05:10:29Z"/>
              <w:b w:val="1"/>
              <w:bCs w:val="1"/>
              <w:color w:val="0d2137"/>
              <w:sz w:val="22"/>
              <w:szCs w:val="22"/>
            </w:rPr>
          </w:pPr>
          <w:sdt>
            <w:sdtPr>
              <w:id w:val="1766500433"/>
              <w:tag w:val="goog_rdk_187"/>
            </w:sdtPr>
            <w:sdtContent>
              <w:del w:author="Jemal Hussein" w:id="16" w:date="2026-04-01T05:10:27Z">
                <w:r w:rsidDel="00000000" w:rsidR="00000000" w:rsidRPr="00000000">
                  <w:rPr>
                    <w:b w:val="1"/>
                    <w:bCs w:val="1"/>
                    <w:color w:val="0d2137"/>
                    <w:sz w:val="22"/>
                    <w:szCs w:val="22"/>
                    <w:rtl w:val="0"/>
                  </w:rPr>
                  <w:delText xml:space="preserve">This is the primary margin expansion lever.</w:delText>
                </w:r>
              </w:del>
            </w:sdtContent>
          </w:sdt>
          <w:sdt>
            <w:sdtPr>
              <w:id w:val="-776770979"/>
              <w:tag w:val="goog_rdk_188"/>
            </w:sdtPr>
            <w:sdtContent>
              <w:ins w:author="Jemal Hussein" w:id="17" w:date="2026-04-01T05:10:29Z">
                <w:r w:rsidDel="00000000" w:rsidR="00000000" w:rsidRPr="00000000">
                  <w:rPr>
                    <w:rtl w:val="0"/>
                  </w:rPr>
                </w:r>
              </w:ins>
            </w:sdtContent>
          </w:sdt>
        </w:p>
      </w:sdtContent>
    </w:sdt>
    <w:sdt>
      <w:sdtPr>
        <w:id w:val="778934864"/>
        <w:tag w:val="goog_rdk_191"/>
      </w:sdtPr>
      <w:sdtContent>
        <w:p w:rsidR="00000000" w:rsidDel="00000000" w:rsidP="00000000" w:rsidRDefault="00000000" w:rsidRPr="00000000" w14:paraId="00000106">
          <w:pPr>
            <w:spacing w:after="120" w:before="120" w:lineRule="auto"/>
            <w:ind w:left="567" w:firstLine="0"/>
            <w:rPr>
              <w:ins w:author="Jemal Hussein" w:id="17" w:date="2026-04-01T05:10:29Z"/>
              <w:b w:val="1"/>
              <w:bCs w:val="1"/>
              <w:color w:val="0d2137"/>
              <w:sz w:val="22"/>
              <w:szCs w:val="22"/>
            </w:rPr>
          </w:pPr>
          <w:sdt>
            <w:sdtPr>
              <w:id w:val="1142539119"/>
              <w:tag w:val="goog_rdk_190"/>
            </w:sdtPr>
            <w:sdtContent>
              <w:ins w:author="Jemal Hussein" w:id="17" w:date="2026-04-01T05:10:29Z">
                <w:r w:rsidDel="00000000" w:rsidR="00000000" w:rsidRPr="00000000">
                  <w:rPr>
                    <w:rtl w:val="0"/>
                  </w:rPr>
                </w:r>
              </w:ins>
            </w:sdtContent>
          </w:sdt>
        </w:p>
      </w:sdtContent>
    </w:sdt>
    <w:sdt>
      <w:sdtPr>
        <w:id w:val="-1921362544"/>
        <w:tag w:val="goog_rdk_194"/>
      </w:sdtPr>
      <w:sdtContent>
        <w:p w:rsidR="00000000" w:rsidDel="00000000" w:rsidP="00000000" w:rsidRDefault="00000000" w:rsidRPr="00000000" w14:paraId="00000107">
          <w:pPr>
            <w:spacing w:after="240" w:before="240" w:lineRule="auto"/>
            <w:rPr>
              <w:ins w:author="Jemal Hussein" w:id="17" w:date="2026-04-01T05:10:29Z"/>
              <w:b w:val="1"/>
              <w:bCs w:val="1"/>
              <w:color w:val="0d2137"/>
              <w:sz w:val="22"/>
              <w:szCs w:val="22"/>
              <w:rPrChange w:author="Jemal Hussein" w:id="18" w:date="2026-04-01T05:10:29Z">
                <w:rPr>
                  <w:b w:val="1"/>
                  <w:bCs w:val="1"/>
                  <w:color w:val="0d2137"/>
                  <w:sz w:val="22"/>
                  <w:szCs w:val="22"/>
                </w:rPr>
              </w:rPrChange>
            </w:rPr>
          </w:pPr>
          <w:sdt>
            <w:sdtPr>
              <w:id w:val="1076584503"/>
              <w:tag w:val="goog_rdk_192"/>
            </w:sdtPr>
            <w:sdtContent>
              <w:ins w:author="Jemal Hussein" w:id="17" w:date="2026-04-01T05:10:29Z"/>
              <w:sdt>
                <w:sdtPr>
                  <w:id w:val="477813052"/>
                  <w:tag w:val="goog_rdk_193"/>
                </w:sdtPr>
                <w:sdtContent>
                  <w:ins w:author="Jemal Hussein" w:id="17" w:date="2026-04-01T05:10:29Z">
                    <w:r w:rsidDel="00000000" w:rsidR="00000000" w:rsidRPr="00000000">
                      <w:rPr>
                        <w:b w:val="1"/>
                        <w:bCs w:val="1"/>
                        <w:color w:val="0d2137"/>
                        <w:sz w:val="22"/>
                        <w:szCs w:val="22"/>
                        <w:rtl w:val="0"/>
                        <w:rPrChange w:author="Jemal Hussein" w:id="18" w:date="2026-04-01T05:10:29Z">
                          <w:rPr>
                            <w:b w:val="1"/>
                            <w:bCs w:val="1"/>
                            <w:color w:val="0d2137"/>
                            <w:sz w:val="22"/>
                            <w:szCs w:val="22"/>
                          </w:rPr>
                        </w:rPrChange>
                      </w:rPr>
                      <w:t xml:space="preserve">Revenue split at $26.66/unit (Phase 2 — direct billing):</w:t>
                    </w:r>
                  </w:ins>
                </w:sdtContent>
              </w:sdt>
              <w:ins w:author="Jemal Hussein" w:id="17" w:date="2026-04-01T05:10:29Z"/>
            </w:sdtContent>
          </w:sdt>
        </w:p>
      </w:sdtContent>
    </w:sdt>
    <w:sdt>
      <w:sdtPr>
        <w:id w:val="-1287032004"/>
        <w:tag w:val="goog_rdk_197"/>
      </w:sdtPr>
      <w:sdtContent>
        <w:p w:rsidR="00000000" w:rsidDel="00000000" w:rsidP="00000000" w:rsidRDefault="00000000" w:rsidRPr="00000000" w14:paraId="00000108">
          <w:pPr>
            <w:numPr>
              <w:ilvl w:val="0"/>
              <w:numId w:val="1"/>
            </w:numPr>
            <w:spacing w:after="0" w:afterAutospacing="0" w:before="240" w:lineRule="auto"/>
            <w:ind w:left="720" w:hanging="360"/>
            <w:rPr>
              <w:ins w:author="Jemal Hussein" w:id="17" w:date="2026-04-01T05:10:29Z"/>
              <w:b w:val="1"/>
              <w:bCs w:val="1"/>
              <w:color w:val="0d2137"/>
              <w:sz w:val="22"/>
              <w:szCs w:val="22"/>
            </w:rPr>
          </w:pPr>
          <w:sdt>
            <w:sdtPr>
              <w:id w:val="-1090731398"/>
              <w:tag w:val="goog_rdk_195"/>
            </w:sdtPr>
            <w:sdtContent>
              <w:ins w:author="Jemal Hussein" w:id="17" w:date="2026-04-01T05:10:29Z"/>
              <w:sdt>
                <w:sdtPr>
                  <w:id w:val="342395350"/>
                  <w:tag w:val="goog_rdk_196"/>
                </w:sdtPr>
                <w:sdtContent>
                  <w:ins w:author="Jemal Hussein" w:id="17" w:date="2026-04-01T05:10:29Z">
                    <w:r w:rsidDel="00000000" w:rsidR="00000000" w:rsidRPr="00000000">
                      <w:rPr>
                        <w:b w:val="1"/>
                        <w:bCs w:val="1"/>
                        <w:color w:val="0d2137"/>
                        <w:sz w:val="22"/>
                        <w:szCs w:val="22"/>
                        <w:rtl w:val="0"/>
                        <w:rPrChange w:author="Jemal Hussein" w:id="18" w:date="2026-04-01T05:10:29Z">
                          <w:rPr>
                            <w:b w:val="1"/>
                            <w:bCs w:val="1"/>
                            <w:color w:val="0d2137"/>
                            <w:sz w:val="22"/>
                            <w:szCs w:val="22"/>
                          </w:rPr>
                        </w:rPrChange>
                      </w:rPr>
                      <w:t xml:space="preserve">Medicaid pays: $26.66</w:t>
                    </w:r>
                  </w:ins>
                </w:sdtContent>
              </w:sdt>
              <w:ins w:author="Jemal Hussein" w:id="17" w:date="2026-04-01T05:10:29Z"/>
            </w:sdtContent>
          </w:sdt>
        </w:p>
      </w:sdtContent>
    </w:sdt>
    <w:sdt>
      <w:sdtPr>
        <w:id w:val="685174379"/>
        <w:tag w:val="goog_rdk_200"/>
      </w:sdtPr>
      <w:sdtContent>
        <w:p w:rsidR="00000000" w:rsidDel="00000000" w:rsidP="00000000" w:rsidRDefault="00000000" w:rsidRPr="00000000" w14:paraId="00000109">
          <w:pPr>
            <w:numPr>
              <w:ilvl w:val="0"/>
              <w:numId w:val="1"/>
            </w:numPr>
            <w:spacing w:after="0" w:afterAutospacing="0" w:before="0" w:beforeAutospacing="0" w:lineRule="auto"/>
            <w:ind w:left="720" w:hanging="360"/>
            <w:rPr>
              <w:ins w:author="Jemal Hussein" w:id="17" w:date="2026-04-01T05:10:29Z"/>
              <w:b w:val="1"/>
              <w:bCs w:val="1"/>
              <w:color w:val="0d2137"/>
              <w:sz w:val="22"/>
              <w:szCs w:val="22"/>
            </w:rPr>
          </w:pPr>
          <w:sdt>
            <w:sdtPr>
              <w:id w:val="468756639"/>
              <w:tag w:val="goog_rdk_198"/>
            </w:sdtPr>
            <w:sdtContent>
              <w:ins w:author="Jemal Hussein" w:id="17" w:date="2026-04-01T05:10:29Z"/>
              <w:sdt>
                <w:sdtPr>
                  <w:id w:val="809266794"/>
                  <w:tag w:val="goog_rdk_199"/>
                </w:sdtPr>
                <w:sdtContent>
                  <w:ins w:author="Jemal Hussein" w:id="17" w:date="2026-04-01T05:10:29Z">
                    <w:r w:rsidDel="00000000" w:rsidR="00000000" w:rsidRPr="00000000">
                      <w:rPr>
                        <w:b w:val="1"/>
                        <w:bCs w:val="1"/>
                        <w:color w:val="0d2137"/>
                        <w:sz w:val="22"/>
                        <w:szCs w:val="22"/>
                        <w:rtl w:val="0"/>
                        <w:rPrChange w:author="Jemal Hussein" w:id="18" w:date="2026-04-01T05:10:29Z">
                          <w:rPr>
                            <w:b w:val="1"/>
                            <w:bCs w:val="1"/>
                            <w:color w:val="0d2137"/>
                            <w:sz w:val="22"/>
                            <w:szCs w:val="22"/>
                          </w:rPr>
                        </w:rPrChange>
                      </w:rPr>
                      <w:t xml:space="preserve">Pear Suite: $0.00</w:t>
                    </w:r>
                  </w:ins>
                </w:sdtContent>
              </w:sdt>
              <w:ins w:author="Jemal Hussein" w:id="17" w:date="2026-04-01T05:10:29Z"/>
            </w:sdtContent>
          </w:sdt>
        </w:p>
      </w:sdtContent>
    </w:sdt>
    <w:sdt>
      <w:sdtPr>
        <w:id w:val="-1247504618"/>
        <w:tag w:val="goog_rdk_203"/>
      </w:sdtPr>
      <w:sdtContent>
        <w:p w:rsidR="00000000" w:rsidDel="00000000" w:rsidP="00000000" w:rsidRDefault="00000000" w:rsidRPr="00000000" w14:paraId="0000010A">
          <w:pPr>
            <w:numPr>
              <w:ilvl w:val="0"/>
              <w:numId w:val="1"/>
            </w:numPr>
            <w:spacing w:after="0" w:afterAutospacing="0" w:before="0" w:beforeAutospacing="0" w:lineRule="auto"/>
            <w:ind w:left="720" w:hanging="360"/>
            <w:rPr>
              <w:ins w:author="Jemal Hussein" w:id="17" w:date="2026-04-01T05:10:29Z"/>
              <w:b w:val="1"/>
              <w:bCs w:val="1"/>
              <w:color w:val="0d2137"/>
              <w:sz w:val="22"/>
              <w:szCs w:val="22"/>
            </w:rPr>
          </w:pPr>
          <w:sdt>
            <w:sdtPr>
              <w:id w:val="1787836062"/>
              <w:tag w:val="goog_rdk_201"/>
            </w:sdtPr>
            <w:sdtContent>
              <w:ins w:author="Jemal Hussein" w:id="17" w:date="2026-04-01T05:10:29Z"/>
              <w:sdt>
                <w:sdtPr>
                  <w:id w:val="2018907824"/>
                  <w:tag w:val="goog_rdk_202"/>
                </w:sdtPr>
                <w:sdtContent>
                  <w:ins w:author="Jemal Hussein" w:id="17" w:date="2026-04-01T05:10:29Z">
                    <w:r w:rsidDel="00000000" w:rsidR="00000000" w:rsidRPr="00000000">
                      <w:rPr>
                        <w:b w:val="1"/>
                        <w:bCs w:val="1"/>
                        <w:color w:val="0d2137"/>
                        <w:sz w:val="22"/>
                        <w:szCs w:val="22"/>
                        <w:rtl w:val="0"/>
                        <w:rPrChange w:author="Jemal Hussein" w:id="18" w:date="2026-04-01T05:10:29Z">
                          <w:rPr>
                            <w:b w:val="1"/>
                            <w:bCs w:val="1"/>
                            <w:color w:val="0d2137"/>
                            <w:sz w:val="22"/>
                            <w:szCs w:val="22"/>
                          </w:rPr>
                        </w:rPrChange>
                      </w:rPr>
                      <w:t xml:space="preserve">CompassCHW takes 15–20%: – $4.00–$5.33</w:t>
                    </w:r>
                  </w:ins>
                </w:sdtContent>
              </w:sdt>
              <w:ins w:author="Jemal Hussein" w:id="17" w:date="2026-04-01T05:10:29Z"/>
            </w:sdtContent>
          </w:sdt>
        </w:p>
      </w:sdtContent>
    </w:sdt>
    <w:sdt>
      <w:sdtPr>
        <w:id w:val="729335836"/>
        <w:tag w:val="goog_rdk_206"/>
      </w:sdtPr>
      <w:sdtContent>
        <w:p w:rsidR="00000000" w:rsidDel="00000000" w:rsidP="00000000" w:rsidRDefault="00000000" w:rsidRPr="00000000" w14:paraId="0000010B">
          <w:pPr>
            <w:numPr>
              <w:ilvl w:val="0"/>
              <w:numId w:val="1"/>
            </w:numPr>
            <w:spacing w:after="240" w:before="0" w:beforeAutospacing="0" w:lineRule="auto"/>
            <w:ind w:left="720" w:hanging="360"/>
            <w:rPr>
              <w:ins w:author="Jemal Hussein" w:id="17" w:date="2026-04-01T05:10:29Z"/>
              <w:b w:val="1"/>
              <w:bCs w:val="1"/>
              <w:color w:val="0d2137"/>
              <w:sz w:val="22"/>
              <w:szCs w:val="22"/>
            </w:rPr>
          </w:pPr>
          <w:sdt>
            <w:sdtPr>
              <w:id w:val="1293151849"/>
              <w:tag w:val="goog_rdk_204"/>
            </w:sdtPr>
            <w:sdtContent>
              <w:ins w:author="Jemal Hussein" w:id="17" w:date="2026-04-01T05:10:29Z"/>
              <w:sdt>
                <w:sdtPr>
                  <w:id w:val="1345542015"/>
                  <w:tag w:val="goog_rdk_205"/>
                </w:sdtPr>
                <w:sdtContent>
                  <w:ins w:author="Jemal Hussein" w:id="17" w:date="2026-04-01T05:10:29Z">
                    <w:r w:rsidDel="00000000" w:rsidR="00000000" w:rsidRPr="00000000">
                      <w:rPr>
                        <w:b w:val="1"/>
                        <w:bCs w:val="1"/>
                        <w:color w:val="0d2137"/>
                        <w:sz w:val="22"/>
                        <w:szCs w:val="22"/>
                        <w:rtl w:val="0"/>
                        <w:rPrChange w:author="Jemal Hussein" w:id="18" w:date="2026-04-01T05:10:29Z">
                          <w:rPr>
                            <w:b w:val="1"/>
                            <w:bCs w:val="1"/>
                            <w:color w:val="0d2137"/>
                            <w:sz w:val="22"/>
                            <w:szCs w:val="22"/>
                          </w:rPr>
                        </w:rPrChange>
                      </w:rPr>
                      <w:t xml:space="preserve">CHW receives: $21.33–$22.66/unit</w:t>
                    </w:r>
                  </w:ins>
                </w:sdtContent>
              </w:sdt>
              <w:ins w:author="Jemal Hussein" w:id="17" w:date="2026-04-01T05:10:29Z"/>
            </w:sdtContent>
          </w:sdt>
        </w:p>
      </w:sdtContent>
    </w:sdt>
    <w:sdt>
      <w:sdtPr>
        <w:id w:val="-36868760"/>
        <w:tag w:val="goog_rdk_209"/>
      </w:sdtPr>
      <w:sdtContent>
        <w:p w:rsidR="00000000" w:rsidDel="00000000" w:rsidP="00000000" w:rsidRDefault="00000000" w:rsidRPr="00000000" w14:paraId="0000010C">
          <w:pPr>
            <w:spacing w:after="240" w:before="240" w:lineRule="auto"/>
            <w:rPr>
              <w:ins w:author="Jemal Hussein" w:id="17" w:date="2026-04-01T05:10:29Z"/>
              <w:b w:val="1"/>
              <w:bCs w:val="1"/>
              <w:color w:val="0d2137"/>
              <w:sz w:val="22"/>
              <w:szCs w:val="22"/>
              <w:rPrChange w:author="Jemal Hussein" w:id="18" w:date="2026-04-01T05:10:29Z">
                <w:rPr>
                  <w:b w:val="1"/>
                  <w:bCs w:val="1"/>
                  <w:color w:val="0d2137"/>
                  <w:sz w:val="22"/>
                  <w:szCs w:val="22"/>
                </w:rPr>
              </w:rPrChange>
            </w:rPr>
          </w:pPr>
          <w:sdt>
            <w:sdtPr>
              <w:id w:val="1757252319"/>
              <w:tag w:val="goog_rdk_207"/>
            </w:sdtPr>
            <w:sdtContent>
              <w:ins w:author="Jemal Hussein" w:id="17" w:date="2026-04-01T05:10:29Z"/>
              <w:sdt>
                <w:sdtPr>
                  <w:id w:val="-1579947179"/>
                  <w:tag w:val="goog_rdk_208"/>
                </w:sdtPr>
                <w:sdtContent>
                  <w:ins w:author="Jemal Hussein" w:id="17" w:date="2026-04-01T05:10:29Z">
                    <w:r w:rsidDel="00000000" w:rsidR="00000000" w:rsidRPr="00000000">
                      <w:rPr>
                        <w:b w:val="1"/>
                        <w:bCs w:val="1"/>
                        <w:color w:val="0d2137"/>
                        <w:sz w:val="22"/>
                        <w:szCs w:val="22"/>
                        <w:rtl w:val="0"/>
                        <w:rPrChange w:author="Jemal Hussein" w:id="18" w:date="2026-04-01T05:10:29Z">
                          <w:rPr>
                            <w:b w:val="1"/>
                            <w:bCs w:val="1"/>
                            <w:color w:val="0d2137"/>
                            <w:sz w:val="22"/>
                            <w:szCs w:val="22"/>
                          </w:rPr>
                        </w:rPrChange>
                      </w:rPr>
                      <w:t xml:space="preserve">This is the primary margin expansion lever. CHW take-home improves by ~$4.00/unit — a meaningful recruiting advantage.</w:t>
                    </w:r>
                  </w:ins>
                </w:sdtContent>
              </w:sdt>
              <w:ins w:author="Jemal Hussein" w:id="17" w:date="2026-04-01T05:10:29Z"/>
            </w:sdtContent>
          </w:sdt>
        </w:p>
      </w:sdtContent>
    </w:sdt>
    <w:sdt>
      <w:sdtPr>
        <w:id w:val="749296283"/>
        <w:tag w:val="goog_rdk_212"/>
      </w:sdtPr>
      <w:sdtContent>
        <w:p w:rsidR="00000000" w:rsidDel="00000000" w:rsidP="00000000" w:rsidRDefault="00000000" w:rsidRPr="00000000" w14:paraId="0000010D">
          <w:pPr>
            <w:spacing w:after="240" w:before="240" w:lineRule="auto"/>
            <w:rPr>
              <w:ins w:author="Jemal Hussein" w:id="17" w:date="2026-04-01T05:10:29Z"/>
              <w:color w:val="0d2137"/>
              <w:sz w:val="22"/>
              <w:szCs w:val="22"/>
              <w:rPrChange w:author="Jemal Hussein" w:id="18" w:date="2026-04-01T05:10:29Z">
                <w:rPr>
                  <w:b w:val="1"/>
                  <w:bCs w:val="1"/>
                  <w:color w:val="0d2137"/>
                  <w:sz w:val="22"/>
                  <w:szCs w:val="22"/>
                </w:rPr>
              </w:rPrChange>
            </w:rPr>
          </w:pPr>
          <w:sdt>
            <w:sdtPr>
              <w:id w:val="1218620094"/>
              <w:tag w:val="goog_rdk_210"/>
            </w:sdtPr>
            <w:sdtContent>
              <w:ins w:author="Jemal Hussein" w:id="17" w:date="2026-04-01T05:10:29Z"/>
              <w:sdt>
                <w:sdtPr>
                  <w:id w:val="-1115529863"/>
                  <w:tag w:val="goog_rdk_211"/>
                </w:sdtPr>
                <w:sdtContent>
                  <w:ins w:author="Jemal Hussein" w:id="17" w:date="2026-04-01T05:10:29Z">
                    <w:r w:rsidDel="00000000" w:rsidR="00000000" w:rsidRPr="00000000">
                      <w:rPr>
                        <w:color w:val="0d2137"/>
                        <w:sz w:val="22"/>
                        <w:szCs w:val="22"/>
                        <w:rtl w:val="0"/>
                        <w:rPrChange w:author="Jemal Hussein" w:id="18" w:date="2026-04-01T05:10:29Z">
                          <w:rPr>
                            <w:b w:val="1"/>
                            <w:bCs w:val="1"/>
                            <w:color w:val="0d2137"/>
                            <w:sz w:val="22"/>
                            <w:szCs w:val="22"/>
                          </w:rPr>
                        </w:rPrChange>
                      </w:rPr>
                      <w:t xml:space="preserve">Phase 2+: ECM Services</w:t>
                    </w:r>
                  </w:ins>
                </w:sdtContent>
              </w:sdt>
              <w:ins w:author="Jemal Hussein" w:id="17" w:date="2026-04-01T05:10:29Z"/>
            </w:sdtContent>
          </w:sdt>
        </w:p>
      </w:sdtContent>
    </w:sdt>
    <w:sdt>
      <w:sdtPr>
        <w:id w:val="-2015497665"/>
        <w:tag w:val="goog_rdk_215"/>
      </w:sdtPr>
      <w:sdtContent>
        <w:p w:rsidR="00000000" w:rsidDel="00000000" w:rsidP="00000000" w:rsidRDefault="00000000" w:rsidRPr="00000000" w14:paraId="0000010E">
          <w:pPr>
            <w:spacing w:after="240" w:before="240" w:lineRule="auto"/>
            <w:rPr>
              <w:ins w:author="Jemal Hussein" w:id="17" w:date="2026-04-01T05:10:29Z"/>
              <w:color w:val="0d2137"/>
              <w:sz w:val="22"/>
              <w:szCs w:val="22"/>
              <w:rPrChange w:author="Jemal Hussein" w:id="18" w:date="2026-04-01T05:10:29Z">
                <w:rPr>
                  <w:b w:val="1"/>
                  <w:bCs w:val="1"/>
                  <w:color w:val="0d2137"/>
                  <w:sz w:val="22"/>
                  <w:szCs w:val="22"/>
                </w:rPr>
              </w:rPrChange>
            </w:rPr>
          </w:pPr>
          <w:sdt>
            <w:sdtPr>
              <w:id w:val="-1640871364"/>
              <w:tag w:val="goog_rdk_213"/>
            </w:sdtPr>
            <w:sdtContent>
              <w:ins w:author="Jemal Hussein" w:id="17" w:date="2026-04-01T05:10:29Z"/>
              <w:sdt>
                <w:sdtPr>
                  <w:id w:val="-144946353"/>
                  <w:tag w:val="goog_rdk_214"/>
                </w:sdtPr>
                <w:sdtContent>
                  <w:ins w:author="Jemal Hussein" w:id="17" w:date="2026-04-01T05:10:29Z">
                    <w:r w:rsidDel="00000000" w:rsidR="00000000" w:rsidRPr="00000000">
                      <w:rPr>
                        <w:color w:val="0d2137"/>
                        <w:sz w:val="22"/>
                        <w:szCs w:val="22"/>
                        <w:rtl w:val="0"/>
                        <w:rPrChange w:author="Jemal Hussein" w:id="18" w:date="2026-04-01T05:10:29Z">
                          <w:rPr>
                            <w:b w:val="1"/>
                            <w:bCs w:val="1"/>
                            <w:color w:val="0d2137"/>
                            <w:sz w:val="22"/>
                            <w:szCs w:val="22"/>
                          </w:rPr>
                        </w:rPrChange>
                      </w:rPr>
                      <w:t xml:space="preserve">Enhanced Care Management (ECM) contracts at $386 PMPM represent a step-change in revenue per member. This is a Phase 2+ unlock, contingent on TENA completing ECM provider enrollment with LA Care, Molina, Health Net, and ILS/Kaiser. TENA's existing ECM infrastructure and MCP relationships serve as the anchor contract pathway.</w:t>
                    </w:r>
                  </w:ins>
                </w:sdtContent>
              </w:sdt>
              <w:ins w:author="Jemal Hussein" w:id="17" w:date="2026-04-01T05:10:29Z"/>
            </w:sdtContent>
          </w:sdt>
        </w:p>
      </w:sdtContent>
    </w:sdt>
    <w:sdt>
      <w:sdtPr>
        <w:id w:val="489943516"/>
        <w:tag w:val="goog_rdk_217"/>
      </w:sdtPr>
      <w:sdtContent>
        <w:p w:rsidR="00000000" w:rsidDel="00000000" w:rsidP="00000000" w:rsidRDefault="00000000" w:rsidRPr="00000000" w14:paraId="0000010F">
          <w:pPr>
            <w:spacing w:after="240" w:before="240" w:lineRule="auto"/>
            <w:rPr>
              <w:b w:val="1"/>
              <w:bCs w:val="1"/>
              <w:color w:val="0d2137"/>
              <w:sz w:val="22"/>
              <w:szCs w:val="22"/>
              <w:rPrChange w:author="Jemal Hussein" w:id="18" w:date="2026-04-01T05:10:29Z">
                <w:rPr/>
              </w:rPrChange>
            </w:rPr>
            <w:pPrChange w:author="Jemal Hussein" w:id="0" w:date="2026-04-01T05:10:29Z">
              <w:pPr>
                <w:spacing w:after="120" w:before="120" w:lineRule="auto"/>
                <w:ind w:left="567" w:firstLine="0"/>
              </w:pPr>
            </w:pPrChange>
          </w:pPr>
          <w:sdt>
            <w:sdtPr>
              <w:id w:val="-1375793682"/>
              <w:tag w:val="goog_rdk_216"/>
            </w:sdtPr>
            <w:sdtContent>
              <w:r w:rsidDel="00000000" w:rsidR="00000000" w:rsidRPr="00000000">
                <w:rPr>
                  <w:rtl w:val="0"/>
                </w:rPr>
              </w:r>
            </w:sdtContent>
          </w:sdt>
        </w:p>
      </w:sdtContent>
    </w:sdt>
    <w:p w:rsidR="00000000" w:rsidDel="00000000" w:rsidP="00000000" w:rsidRDefault="00000000" w:rsidRPr="00000000" w14:paraId="00000110">
      <w:pPr>
        <w:pStyle w:val="Heading2"/>
        <w:rPr/>
      </w:pPr>
      <w:r w:rsidDel="00000000" w:rsidR="00000000" w:rsidRPr="00000000">
        <w:rPr>
          <w:color w:val="1e3a5f"/>
          <w:sz w:val="28"/>
          <w:szCs w:val="28"/>
          <w:rtl w:val="0"/>
        </w:rPr>
        <w:t xml:space="preserve">Future Revenue Streams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Health plan contracts: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Sell outcomes data and engagement analytics to Medicaid MCOs (modeled on UniteUs B2B SaaS).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Employer-sponsored plans: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Companies purchase Compass access for employees (EAP-adjacent).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Training &amp; certification: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Compass-branded CHW training programs (revenue + supply-side growth).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1"/>
        <w:rPr/>
      </w:pPr>
      <w:r w:rsidDel="00000000" w:rsidR="00000000" w:rsidRPr="00000000">
        <w:rPr>
          <w:color w:val="0d2137"/>
          <w:sz w:val="40"/>
          <w:szCs w:val="40"/>
          <w:rtl w:val="0"/>
        </w:rPr>
        <w:t xml:space="preserve">10. Technology Roadmap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2"/>
        <w:rPr/>
      </w:pPr>
      <w:r w:rsidDel="00000000" w:rsidR="00000000" w:rsidRPr="00000000">
        <w:rPr>
          <w:color w:val="1e3a5f"/>
          <w:sz w:val="28"/>
          <w:szCs w:val="28"/>
          <w:rtl w:val="0"/>
        </w:rPr>
        <w:t xml:space="preserve">Phase 0: Foundation (Months 1-3)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Repository and project structure established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HIPAA compliance framework selected and implemented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Design system and wireframes (JT/CDO leads)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Pear Suite API integration scoped and prototyped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Web app scaffolding: React frontend + FastAPI backend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CHW onboarding and community member request flows designed</w:t>
      </w:r>
    </w:p>
    <w:p w:rsidR="00000000" w:rsidDel="00000000" w:rsidP="00000000" w:rsidRDefault="00000000" w:rsidRPr="00000000" w14:paraId="0000011D">
      <w:pPr>
        <w:pStyle w:val="Heading2"/>
        <w:rPr/>
      </w:pPr>
      <w:r w:rsidDel="00000000" w:rsidR="00000000" w:rsidRPr="00000000">
        <w:rPr>
          <w:color w:val="1e3a5f"/>
          <w:sz w:val="28"/>
          <w:szCs w:val="28"/>
          <w:rtl w:val="0"/>
        </w:rPr>
        <w:t xml:space="preserve">Phase 1: Los Angeles Pilot (Months 3-6)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Medi-Cal market — California has established CHW Medicaid billing provisions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Responsive web app for both CHWs and community members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Basic matching engine (geographic + vertical + language)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Session tracking and structured documentation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Pear Suite billing integration live; iOS begins in parallel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Target: 20-50 CHWs, 100-500 completed sessions</w:t>
      </w:r>
    </w:p>
    <w:p w:rsidR="00000000" w:rsidDel="00000000" w:rsidP="00000000" w:rsidRDefault="00000000" w:rsidRPr="00000000" w14:paraId="00000124">
      <w:pPr>
        <w:pStyle w:val="Heading2"/>
        <w:rPr/>
      </w:pPr>
      <w:r w:rsidDel="00000000" w:rsidR="00000000" w:rsidRPr="00000000">
        <w:rPr>
          <w:color w:val="1e3a5f"/>
          <w:sz w:val="28"/>
          <w:szCs w:val="28"/>
          <w:rtl w:val="0"/>
        </w:rPr>
        <w:t xml:space="preserve">Phase 2: Product-Market Fit (Months 6-12)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iOS app launch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Advanced matching: preference filtering, rating-weighted ranking, availability optimization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Incentive engines for CHWs (streaks, bonuses) and community members (follow-through rewards)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Analytics dashboard for founders and operations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Expand to 2-3 additional cities</w:t>
      </w:r>
    </w:p>
    <w:p w:rsidR="00000000" w:rsidDel="00000000" w:rsidP="00000000" w:rsidRDefault="00000000" w:rsidRPr="00000000" w14:paraId="0000012A">
      <w:pPr>
        <w:pStyle w:val="Heading2"/>
        <w:rPr/>
      </w:pPr>
      <w:r w:rsidDel="00000000" w:rsidR="00000000" w:rsidRPr="00000000">
        <w:rPr>
          <w:color w:val="1e3a5f"/>
          <w:sz w:val="28"/>
          <w:szCs w:val="28"/>
          <w:rtl w:val="0"/>
        </w:rPr>
        <w:t xml:space="preserve">Phase 3: Scale (Months 12-24)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Proprietary Medicaid billing infrastructure (replace Pear Suite dependency)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EHR integration exploration (Epic SMART on FHIR, following UniteUs's pattern)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Health plan partnership pipeline (B2B revenue stream)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Multi-state expansion targeting states with established CHW Medicaid billing</w:t>
      </w:r>
    </w:p>
    <w:p w:rsidR="00000000" w:rsidDel="00000000" w:rsidP="00000000" w:rsidRDefault="00000000" w:rsidRPr="00000000" w14:paraId="0000012F">
      <w:pPr>
        <w:pStyle w:val="Heading2"/>
        <w:rPr/>
      </w:pPr>
      <w:r w:rsidDel="00000000" w:rsidR="00000000" w:rsidRPr="00000000">
        <w:rPr>
          <w:color w:val="1e3a5f"/>
          <w:sz w:val="28"/>
          <w:szCs w:val="28"/>
          <w:rtl w:val="0"/>
        </w:rPr>
        <w:t xml:space="preserve">Phase 4: Platform (Month 24+)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Open API for CBO and partner integrations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Employer-sponsored plans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Outcomes-based contracting with health plans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National scale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sdt>
      <w:sdtPr>
        <w:id w:val="-1904455727"/>
        <w:tag w:val="goog_rdk_223"/>
      </w:sdtPr>
      <w:sdtContent>
        <w:p w:rsidR="00000000" w:rsidDel="00000000" w:rsidP="00000000" w:rsidRDefault="00000000" w:rsidRPr="00000000" w14:paraId="00000135">
          <w:pPr>
            <w:pStyle w:val="Heading1"/>
            <w:rPr>
              <w:ins w:author="Jemal Hussein" w:id="19" w:date="2026-04-01T05:12:10Z"/>
              <w:color w:val="0d2137"/>
              <w:sz w:val="40"/>
              <w:szCs w:val="40"/>
              <w:rPrChange w:author="Jemal Hussein" w:id="20" w:date="2026-04-01T05:12:10Z">
                <w:rPr/>
              </w:rPrChange>
            </w:rPr>
          </w:pPr>
          <w:sdt>
            <w:sdtPr>
              <w:id w:val="887298732"/>
              <w:tag w:val="goog_rdk_219"/>
            </w:sdtPr>
            <w:sdtContent>
              <w:ins w:author="Jemal Hussein" w:id="19" w:date="2026-04-01T05:12:10Z"/>
              <w:sdt>
                <w:sdtPr>
                  <w:id w:val="1050172955"/>
                  <w:tag w:val="goog_rdk_220"/>
                </w:sdtPr>
                <w:sdtContent>
                  <w:commentRangeStart w:id="1"/>
                </w:sdtContent>
              </w:sdt>
              <w:ins w:author="Jemal Hussein" w:id="19" w:date="2026-04-01T05:12:10Z">
                <w:sdt>
                  <w:sdtPr>
                    <w:id w:val="-660272205"/>
                    <w:tag w:val="goog_rdk_221"/>
                  </w:sdtPr>
                  <w:sdtContent>
                    <w:commentRangeStart w:id="1"/>
                  </w:sdtContent>
                </w:sdt>
                <w:commentRangeEnd w:id="1"/>
                <w:r w:rsidDel="00000000" w:rsidR="00000000" w:rsidRPr="00000000">
                  <w:commentReference w:id="1"/>
                </w:r>
                <w:sdt>
                  <w:sdtPr>
                    <w:id w:val="-1856712420"/>
                    <w:tag w:val="goog_rdk_222"/>
                  </w:sdtPr>
                  <w:sdtContent>
                    <w:r w:rsidDel="00000000" w:rsidR="00000000" w:rsidRPr="00000000">
                      <w:rPr>
                        <w:color w:val="0d2137"/>
                        <w:sz w:val="40"/>
                        <w:szCs w:val="40"/>
                        <w:rtl w:val="0"/>
                        <w:rPrChange w:author="Jemal Hussein" w:id="20" w:date="2026-04-01T05:12:10Z">
                          <w:rPr/>
                        </w:rPrChange>
                      </w:rPr>
                      <w:t xml:space="preserve">11. Key Metrics</w:t>
                    </w:r>
                  </w:sdtContent>
                </w:sdt>
              </w:ins>
            </w:sdtContent>
          </w:sdt>
        </w:p>
      </w:sdtContent>
    </w:sdt>
    <w:sdt>
      <w:sdtPr>
        <w:id w:val="-1385406375"/>
        <w:tag w:val="goog_rdk_226"/>
      </w:sdtPr>
      <w:sdtContent>
        <w:p w:rsidR="00000000" w:rsidDel="00000000" w:rsidP="00000000" w:rsidRDefault="00000000" w:rsidRPr="00000000" w14:paraId="00000136">
          <w:pPr>
            <w:pStyle w:val="Heading1"/>
            <w:rPr>
              <w:ins w:author="Jemal Hussein" w:id="19" w:date="2026-04-01T05:12:10Z"/>
              <w:color w:val="0d2137"/>
              <w:sz w:val="40"/>
              <w:szCs w:val="40"/>
              <w:rPrChange w:author="Jemal Hussein" w:id="20" w:date="2026-04-01T05:12:10Z">
                <w:rPr/>
              </w:rPrChange>
            </w:rPr>
          </w:pPr>
          <w:sdt>
            <w:sdtPr>
              <w:id w:val="-227082210"/>
              <w:tag w:val="goog_rdk_224"/>
            </w:sdtPr>
            <w:sdtContent>
              <w:ins w:author="Jemal Hussein" w:id="19" w:date="2026-04-01T05:12:10Z"/>
              <w:sdt>
                <w:sdtPr>
                  <w:id w:val="-421860161"/>
                  <w:tag w:val="goog_rdk_225"/>
                </w:sdtPr>
                <w:sdtContent>
                  <w:ins w:author="Jemal Hussein" w:id="19" w:date="2026-04-01T05:12:10Z">
                    <w:r w:rsidDel="00000000" w:rsidR="00000000" w:rsidRPr="00000000">
                      <w:rPr>
                        <w:rtl w:val="0"/>
                      </w:rPr>
                    </w:r>
                  </w:ins>
                </w:sdtContent>
              </w:sdt>
              <w:ins w:author="Jemal Hussein" w:id="19" w:date="2026-04-01T05:12:10Z"/>
            </w:sdtContent>
          </w:sdt>
        </w:p>
      </w:sdtContent>
    </w:sdt>
    <w:p w:rsidR="00000000" w:rsidDel="00000000" w:rsidP="00000000" w:rsidRDefault="00000000" w:rsidRPr="00000000" w14:paraId="00000137">
      <w:pPr>
        <w:pStyle w:val="Heading1"/>
        <w:rPr/>
      </w:pPr>
      <w:r w:rsidDel="00000000" w:rsidR="00000000" w:rsidRPr="00000000">
        <w:rPr>
          <w:color w:val="0d2137"/>
          <w:sz w:val="40"/>
          <w:szCs w:val="40"/>
          <w:rtl w:val="0"/>
        </w:rPr>
        <w:t xml:space="preserve">1</w:t>
      </w:r>
      <w:sdt>
        <w:sdtPr>
          <w:id w:val="900096477"/>
          <w:tag w:val="goog_rdk_227"/>
        </w:sdtPr>
        <w:sdtContent>
          <w:ins w:author="Jemal Hussein" w:id="21" w:date="2026-04-01T05:12:24Z">
            <w:r w:rsidDel="00000000" w:rsidR="00000000" w:rsidRPr="00000000">
              <w:rPr>
                <w:color w:val="0d2137"/>
                <w:sz w:val="40"/>
                <w:szCs w:val="40"/>
                <w:rtl w:val="0"/>
              </w:rPr>
              <w:t xml:space="preserve">2</w:t>
            </w:r>
          </w:ins>
        </w:sdtContent>
      </w:sdt>
      <w:sdt>
        <w:sdtPr>
          <w:id w:val="985829857"/>
          <w:tag w:val="goog_rdk_228"/>
        </w:sdtPr>
        <w:sdtContent>
          <w:del w:author="Jemal Hussein" w:id="21" w:date="2026-04-01T05:12:24Z">
            <w:r w:rsidDel="00000000" w:rsidR="00000000" w:rsidRPr="00000000">
              <w:rPr>
                <w:color w:val="0d2137"/>
                <w:sz w:val="40"/>
                <w:szCs w:val="40"/>
                <w:rtl w:val="0"/>
              </w:rPr>
              <w:delText xml:space="preserve">1</w:delText>
            </w:r>
          </w:del>
        </w:sdtContent>
      </w:sdt>
      <w:r w:rsidDel="00000000" w:rsidR="00000000" w:rsidRPr="00000000">
        <w:rPr>
          <w:color w:val="0d2137"/>
          <w:sz w:val="40"/>
          <w:szCs w:val="40"/>
          <w:rtl w:val="0"/>
        </w:rPr>
        <w:t xml:space="preserve">. Team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1e3a5f" w:val="clear"/>
          </w:tcPr>
          <w:p w:rsidR="00000000" w:rsidDel="00000000" w:rsidP="00000000" w:rsidRDefault="00000000" w:rsidRPr="00000000" w14:paraId="0000013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3a5f" w:val="clear"/>
          </w:tcPr>
          <w:p w:rsidR="00000000" w:rsidDel="00000000" w:rsidP="00000000" w:rsidRDefault="00000000" w:rsidRPr="00000000" w14:paraId="0000013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3a5f" w:val="clear"/>
          </w:tcPr>
          <w:p w:rsidR="00000000" w:rsidDel="00000000" w:rsidP="00000000" w:rsidRDefault="00000000" w:rsidRPr="00000000" w14:paraId="0000013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Focus Areas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color w:val="1a1a1a"/>
                <w:sz w:val="18"/>
                <w:szCs w:val="18"/>
                <w:rtl w:val="0"/>
              </w:rPr>
              <w:t xml:space="preserve">Akram Mahmoud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color w:val="1a1a1a"/>
                <w:sz w:val="18"/>
                <w:szCs w:val="18"/>
                <w:rtl w:val="0"/>
              </w:rPr>
              <w:t xml:space="preserve">Co-Founder &amp; CTO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color w:val="1a1a1a"/>
                <w:sz w:val="18"/>
                <w:szCs w:val="18"/>
                <w:rtl w:val="0"/>
              </w:rPr>
              <w:t xml:space="preserve">Product, Engineering, Platform Architecture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afb" w:val="clear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color w:val="1a1a1a"/>
                <w:sz w:val="18"/>
                <w:szCs w:val="18"/>
                <w:rtl w:val="0"/>
              </w:rPr>
              <w:t xml:space="preserve">Jemal Hussein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color w:val="1a1a1a"/>
                <w:sz w:val="18"/>
                <w:szCs w:val="18"/>
                <w:rtl w:val="0"/>
              </w:rPr>
              <w:t xml:space="preserve">Co-Founder &amp; CEO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color w:val="1a1a1a"/>
                <w:sz w:val="18"/>
                <w:szCs w:val="18"/>
                <w:rtl w:val="0"/>
              </w:rPr>
              <w:t xml:space="preserve">Strategy, Operations, Partnerships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color w:val="1a1a1a"/>
                <w:sz w:val="18"/>
                <w:szCs w:val="18"/>
                <w:rtl w:val="0"/>
              </w:rPr>
              <w:t xml:space="preserve">John Thomas (JT)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color w:val="1a1a1a"/>
                <w:sz w:val="18"/>
                <w:szCs w:val="18"/>
                <w:rtl w:val="0"/>
              </w:rPr>
              <w:t xml:space="preserve">Co-Founder &amp; CDO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color w:val="1a1a1a"/>
                <w:sz w:val="18"/>
                <w:szCs w:val="18"/>
                <w:rtl w:val="0"/>
              </w:rPr>
              <w:t xml:space="preserve">Design, User Experience, Brand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Style w:val="Heading1"/>
        <w:rPr/>
      </w:pPr>
      <w:r w:rsidDel="00000000" w:rsidR="00000000" w:rsidRPr="00000000">
        <w:rPr>
          <w:color w:val="0d2137"/>
          <w:sz w:val="40"/>
          <w:szCs w:val="40"/>
          <w:rtl w:val="0"/>
        </w:rPr>
        <w:t xml:space="preserve">12. Key Metrics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Style w:val="Heading2"/>
        <w:rPr/>
      </w:pPr>
      <w:r w:rsidDel="00000000" w:rsidR="00000000" w:rsidRPr="00000000">
        <w:rPr>
          <w:color w:val="1e3a5f"/>
          <w:sz w:val="28"/>
          <w:szCs w:val="28"/>
          <w:rtl w:val="0"/>
        </w:rPr>
        <w:t xml:space="preserve">Supply Side (CHW)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CHW sign-up and credentialing completion rate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Weekly active CHWs (available at least once per week)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Average sessions per CHW per week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CHW retention at 30 / 60 / 90 days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Average CHW earnings per week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CHW Net Promoter Score</w:t>
      </w:r>
    </w:p>
    <w:p w:rsidR="00000000" w:rsidDel="00000000" w:rsidP="00000000" w:rsidRDefault="00000000" w:rsidRPr="00000000" w14:paraId="0000014E">
      <w:pPr>
        <w:pStyle w:val="Heading2"/>
        <w:rPr/>
      </w:pPr>
      <w:r w:rsidDel="00000000" w:rsidR="00000000" w:rsidRPr="00000000">
        <w:rPr>
          <w:color w:val="1e3a5f"/>
          <w:sz w:val="28"/>
          <w:szCs w:val="28"/>
          <w:rtl w:val="0"/>
        </w:rPr>
        <w:t xml:space="preserve">Demand Side (Community Members)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Registration rate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Request-to-match rate (% of requests resulting in a matched CHW)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Match-to-session rate (% of matches where session occurs)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Session completion rate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Follow-through rate (% of referrals acted upon)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Engagement rate (target: CityBlock's 81%)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Community member NPS</w:t>
      </w:r>
    </w:p>
    <w:p w:rsidR="00000000" w:rsidDel="00000000" w:rsidP="00000000" w:rsidRDefault="00000000" w:rsidRPr="00000000" w14:paraId="00000156">
      <w:pPr>
        <w:pStyle w:val="Heading2"/>
        <w:rPr/>
      </w:pPr>
      <w:r w:rsidDel="00000000" w:rsidR="00000000" w:rsidRPr="00000000">
        <w:rPr>
          <w:color w:val="1e3a5f"/>
          <w:sz w:val="28"/>
          <w:szCs w:val="28"/>
          <w:rtl w:val="0"/>
        </w:rPr>
        <w:t xml:space="preserve">Business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Total sessions per week/month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Gross Marketplace Value (total Medicaid billing through platform)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Platform take rate (effective %)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Revenue per session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Billing claim success rate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Time from session completion to CHW payout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Unit economics: CAC and LTV for both CHWs and community members</w:t>
      </w:r>
    </w:p>
    <w:p w:rsidR="00000000" w:rsidDel="00000000" w:rsidP="00000000" w:rsidRDefault="00000000" w:rsidRPr="00000000" w14:paraId="0000015E">
      <w:pPr>
        <w:pStyle w:val="Heading2"/>
        <w:rPr/>
      </w:pPr>
      <w:r w:rsidDel="00000000" w:rsidR="00000000" w:rsidRPr="00000000">
        <w:rPr>
          <w:color w:val="1e3a5f"/>
          <w:sz w:val="28"/>
          <w:szCs w:val="28"/>
          <w:rtl w:val="0"/>
        </w:rPr>
        <w:t xml:space="preserve">Pilot Success Thresholds (Phase 1 — LA)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20+ active CHWs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50+ completed sessions per month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80%+ billing claim success rate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60%+ CHW 30-day retention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70%+ match-to-session rate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jc w:val="center"/>
        <w:rPr/>
      </w:pPr>
      <w:r w:rsidDel="00000000" w:rsidR="00000000" w:rsidRPr="00000000">
        <w:rPr>
          <w:i w:val="1"/>
          <w:iCs w:val="1"/>
          <w:color w:val="374151"/>
          <w:sz w:val="18"/>
          <w:szCs w:val="18"/>
          <w:rtl w:val="0"/>
        </w:rPr>
        <w:t xml:space="preserve">Compass is a living document. Quarterly review recommended as the platform evolves.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Jemal Hussein" w:id="1" w:date="2026-04-01T05:12:48Z"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@JT2homas@gmail.com maybe something you can work on</w:t>
      </w:r>
    </w:p>
  </w:comment>
  <w:comment w:author="Jemal Hussein" w:id="0" w:date="2026-04-01T04:57:50Z"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Made this interactive dashboard on Claude to see billing potentials for CHWs under phase 1 and 2: 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https://claude.ai/public/artifacts/ea7b12bc-09a2-4295-8ab0-715b8cbd2b33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166" w15:done="0"/>
  <w15:commentEx w15:paraId="00000168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Arial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1a1a1a"/>
        <w:sz w:val="21"/>
        <w:szCs w:val="21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ZdQVVQ8cp8A5FcrUHdgoXs5HE+w==">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